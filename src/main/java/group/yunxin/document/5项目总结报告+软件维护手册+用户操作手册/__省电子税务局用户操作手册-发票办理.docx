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B72C38" w:rsidP="00B72C38">
      <w:pPr>
        <w:spacing w:before="120" w:after="120"/>
        <w:ind w:left="2100" w:firstLine="420"/>
        <w:rPr>
          <w:rFonts w:ascii="微软雅黑" w:eastAsia="微软雅黑" w:hAnsi="微软雅黑"/>
          <w:b/>
          <w:sz w:val="52"/>
          <w:szCs w:val="52"/>
        </w:rPr>
      </w:pPr>
      <w:r>
        <w:rPr>
          <w:rFonts w:ascii="微软雅黑" w:eastAsia="微软雅黑" w:hAnsi="微软雅黑" w:hint="eastAsia"/>
          <w:b/>
          <w:sz w:val="52"/>
          <w:szCs w:val="52"/>
        </w:rPr>
        <w:t>**</w:t>
      </w:r>
      <w:r w:rsidR="008B06AD">
        <w:rPr>
          <w:rFonts w:ascii="微软雅黑" w:eastAsia="微软雅黑" w:hAnsi="微软雅黑" w:hint="eastAsia"/>
          <w:b/>
          <w:sz w:val="52"/>
          <w:szCs w:val="52"/>
        </w:rPr>
        <w:t>国税电子税务局</w:t>
      </w:r>
    </w:p>
    <w:p w:rsidR="00471B7F" w:rsidRDefault="008B06AD" w:rsidP="00B72C38">
      <w:pPr>
        <w:spacing w:before="120" w:after="120"/>
        <w:ind w:firstLineChars="500" w:firstLine="2600"/>
        <w:rPr>
          <w:rFonts w:ascii="微软雅黑" w:eastAsia="微软雅黑" w:hAnsi="微软雅黑"/>
          <w:b/>
          <w:sz w:val="52"/>
          <w:szCs w:val="52"/>
        </w:rPr>
      </w:pPr>
      <w:r>
        <w:rPr>
          <w:rFonts w:ascii="微软雅黑" w:eastAsia="微软雅黑" w:hAnsi="微软雅黑" w:hint="eastAsia"/>
          <w:b/>
          <w:sz w:val="52"/>
          <w:szCs w:val="52"/>
        </w:rPr>
        <w:t>用户操作手册</w:t>
      </w:r>
    </w:p>
    <w:p w:rsidR="00471B7F" w:rsidRDefault="008B06AD">
      <w:pPr>
        <w:jc w:val="center"/>
        <w:rPr>
          <w:rFonts w:ascii="微软雅黑" w:eastAsia="微软雅黑" w:hAnsi="微软雅黑"/>
        </w:rPr>
      </w:pPr>
      <w:r>
        <w:rPr>
          <w:rFonts w:ascii="微软雅黑" w:eastAsia="微软雅黑" w:hAnsi="微软雅黑" w:hint="eastAsia"/>
          <w:b/>
          <w:sz w:val="52"/>
          <w:szCs w:val="52"/>
        </w:rPr>
        <w:t xml:space="preserve"> </w:t>
      </w:r>
      <w:r>
        <w:rPr>
          <w:rFonts w:ascii="微软雅黑" w:eastAsia="微软雅黑" w:hAnsi="微软雅黑" w:hint="eastAsia"/>
          <w:b/>
          <w:sz w:val="52"/>
          <w:szCs w:val="52"/>
        </w:rPr>
        <w:t>发票办理</w:t>
      </w:r>
    </w:p>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471B7F">
      <w:pPr>
        <w:jc w:val="center"/>
        <w:rPr>
          <w:rFonts w:ascii="微软雅黑" w:eastAsia="微软雅黑" w:hAnsi="微软雅黑"/>
        </w:rPr>
      </w:pPr>
    </w:p>
    <w:p w:rsidR="00471B7F" w:rsidRDefault="008B06AD">
      <w:pPr>
        <w:jc w:val="center"/>
        <w:rPr>
          <w:rFonts w:ascii="微软雅黑" w:eastAsia="微软雅黑" w:hAnsi="微软雅黑"/>
          <w:sz w:val="30"/>
          <w:szCs w:val="30"/>
        </w:rPr>
      </w:pPr>
      <w:r>
        <w:rPr>
          <w:rFonts w:ascii="微软雅黑" w:eastAsia="微软雅黑" w:hAnsi="微软雅黑" w:hint="eastAsia"/>
          <w:sz w:val="30"/>
          <w:szCs w:val="30"/>
        </w:rPr>
        <w:t>陕西国税电子税务局工作组</w:t>
      </w:r>
    </w:p>
    <w:p w:rsidR="00471B7F" w:rsidRDefault="008B06AD">
      <w:pPr>
        <w:jc w:val="center"/>
        <w:rPr>
          <w:rFonts w:ascii="微软雅黑" w:eastAsia="微软雅黑" w:hAnsi="微软雅黑"/>
          <w:sz w:val="30"/>
          <w:szCs w:val="30"/>
        </w:rPr>
      </w:pPr>
      <w:r>
        <w:rPr>
          <w:rFonts w:ascii="微软雅黑" w:eastAsia="微软雅黑" w:hAnsi="微软雅黑" w:hint="eastAsia"/>
          <w:sz w:val="30"/>
          <w:szCs w:val="30"/>
        </w:rPr>
        <w:t>201</w:t>
      </w:r>
      <w:r>
        <w:rPr>
          <w:rFonts w:ascii="微软雅黑" w:eastAsia="微软雅黑" w:hAnsi="微软雅黑"/>
          <w:sz w:val="30"/>
          <w:szCs w:val="30"/>
        </w:rPr>
        <w:t>8</w:t>
      </w:r>
      <w:r>
        <w:rPr>
          <w:rFonts w:ascii="微软雅黑" w:eastAsia="微软雅黑" w:hAnsi="微软雅黑" w:hint="eastAsia"/>
          <w:sz w:val="30"/>
          <w:szCs w:val="30"/>
        </w:rPr>
        <w:t>年</w:t>
      </w:r>
      <w:r>
        <w:rPr>
          <w:rFonts w:ascii="微软雅黑" w:eastAsia="微软雅黑" w:hAnsi="微软雅黑" w:hint="eastAsia"/>
          <w:sz w:val="30"/>
          <w:szCs w:val="30"/>
        </w:rPr>
        <w:t>0</w:t>
      </w:r>
      <w:r>
        <w:rPr>
          <w:rFonts w:ascii="微软雅黑" w:eastAsia="微软雅黑" w:hAnsi="微软雅黑"/>
          <w:sz w:val="30"/>
          <w:szCs w:val="30"/>
        </w:rPr>
        <w:t>2</w:t>
      </w:r>
      <w:r>
        <w:rPr>
          <w:rFonts w:ascii="微软雅黑" w:eastAsia="微软雅黑" w:hAnsi="微软雅黑" w:hint="eastAsia"/>
          <w:sz w:val="30"/>
          <w:szCs w:val="30"/>
        </w:rPr>
        <w:t>月</w:t>
      </w:r>
    </w:p>
    <w:p w:rsidR="00471B7F" w:rsidRDefault="008B06AD">
      <w:pPr>
        <w:widowControl/>
        <w:jc w:val="left"/>
        <w:rPr>
          <w:rFonts w:ascii="微软雅黑" w:eastAsia="微软雅黑" w:hAnsi="微软雅黑"/>
          <w:sz w:val="30"/>
          <w:szCs w:val="30"/>
        </w:rPr>
      </w:pPr>
      <w:r>
        <w:rPr>
          <w:rFonts w:ascii="微软雅黑" w:eastAsia="微软雅黑" w:hAnsi="微软雅黑"/>
          <w:sz w:val="30"/>
          <w:szCs w:val="30"/>
        </w:rPr>
        <w:br w:type="page"/>
      </w:r>
    </w:p>
    <w:sdt>
      <w:sdtPr>
        <w:rPr>
          <w:rFonts w:asciiTheme="minorHAnsi" w:eastAsiaTheme="minorEastAsia" w:hAnsiTheme="minorHAnsi" w:cstheme="minorBidi"/>
          <w:b w:val="0"/>
          <w:bCs w:val="0"/>
          <w:color w:val="auto"/>
          <w:kern w:val="2"/>
          <w:sz w:val="21"/>
          <w:szCs w:val="22"/>
          <w:lang w:val="zh-CN"/>
        </w:rPr>
        <w:id w:val="1184864773"/>
      </w:sdtPr>
      <w:sdtContent>
        <w:p w:rsidR="00471B7F" w:rsidRDefault="008B06AD">
          <w:pPr>
            <w:pStyle w:val="TOC1"/>
            <w:spacing w:before="0" w:line="480" w:lineRule="auto"/>
            <w:jc w:val="center"/>
            <w:rPr>
              <w:color w:val="auto"/>
              <w:sz w:val="44"/>
              <w:szCs w:val="44"/>
            </w:rPr>
          </w:pPr>
          <w:r>
            <w:rPr>
              <w:color w:val="auto"/>
              <w:sz w:val="44"/>
              <w:szCs w:val="44"/>
              <w:lang w:val="zh-CN"/>
            </w:rPr>
            <w:t>目录</w:t>
          </w:r>
        </w:p>
        <w:p w:rsidR="00471B7F" w:rsidRDefault="00471B7F">
          <w:pPr>
            <w:pStyle w:val="10"/>
            <w:tabs>
              <w:tab w:val="clear" w:pos="420"/>
              <w:tab w:val="clear" w:pos="8296"/>
              <w:tab w:val="right" w:leader="dot" w:pos="8306"/>
            </w:tabs>
          </w:pPr>
          <w:r w:rsidRPr="00471B7F">
            <w:fldChar w:fldCharType="begin"/>
          </w:r>
          <w:r w:rsidR="008B06AD">
            <w:instrText xml:space="preserve"> TOC \o "1-3" \h \z \u </w:instrText>
          </w:r>
          <w:r w:rsidRPr="00471B7F">
            <w:fldChar w:fldCharType="separate"/>
          </w:r>
          <w:hyperlink w:anchor="_Toc32261" w:history="1">
            <w:r w:rsidR="008B06AD">
              <w:rPr>
                <w:rFonts w:hint="eastAsia"/>
              </w:rPr>
              <w:t>第</w:t>
            </w:r>
            <w:r w:rsidR="008B06AD">
              <w:rPr>
                <w:rFonts w:hint="eastAsia"/>
              </w:rPr>
              <w:t>1</w:t>
            </w:r>
            <w:r w:rsidR="008B06AD">
              <w:rPr>
                <w:rFonts w:hint="eastAsia"/>
              </w:rPr>
              <w:t>章</w:t>
            </w:r>
            <w:r w:rsidR="008B06AD">
              <w:rPr>
                <w:rFonts w:hint="eastAsia"/>
              </w:rPr>
              <w:t xml:space="preserve"> </w:t>
            </w:r>
            <w:r w:rsidR="008B06AD">
              <w:rPr>
                <w:rFonts w:hint="eastAsia"/>
              </w:rPr>
              <w:t>发票代开</w:t>
            </w:r>
            <w:r w:rsidR="008B06AD">
              <w:tab/>
            </w:r>
            <w:r>
              <w:fldChar w:fldCharType="begin"/>
            </w:r>
            <w:r w:rsidR="008B06AD">
              <w:instrText xml:space="preserve"> PAGEREF _Toc32261 </w:instrText>
            </w:r>
            <w:r>
              <w:fldChar w:fldCharType="separate"/>
            </w:r>
            <w:r w:rsidR="008B06AD">
              <w:t>1</w:t>
            </w:r>
            <w:r>
              <w:fldChar w:fldCharType="end"/>
            </w:r>
          </w:hyperlink>
        </w:p>
        <w:p w:rsidR="00471B7F" w:rsidRDefault="00471B7F">
          <w:pPr>
            <w:pStyle w:val="20"/>
            <w:tabs>
              <w:tab w:val="right" w:leader="dot" w:pos="8306"/>
            </w:tabs>
          </w:pPr>
          <w:hyperlink w:anchor="_Toc28073" w:history="1">
            <w:r w:rsidR="008B06AD">
              <w:t>1</w:t>
            </w:r>
            <w:r w:rsidR="008B06AD">
              <w:rPr>
                <w:rFonts w:hint="eastAsia"/>
              </w:rPr>
              <w:t>.1</w:t>
            </w:r>
            <w:r w:rsidR="008B06AD">
              <w:rPr>
                <w:rFonts w:hint="eastAsia"/>
              </w:rPr>
              <w:t>代开增值税专用发票</w:t>
            </w:r>
            <w:r w:rsidR="008B06AD">
              <w:tab/>
            </w:r>
            <w:r>
              <w:fldChar w:fldCharType="begin"/>
            </w:r>
            <w:r w:rsidR="008B06AD">
              <w:instrText xml:space="preserve"> PAGEREF _Toc28073 </w:instrText>
            </w:r>
            <w:r>
              <w:fldChar w:fldCharType="separate"/>
            </w:r>
            <w:r w:rsidR="008B06AD">
              <w:t>1</w:t>
            </w:r>
            <w:r>
              <w:fldChar w:fldCharType="end"/>
            </w:r>
          </w:hyperlink>
        </w:p>
        <w:p w:rsidR="00471B7F" w:rsidRDefault="00471B7F">
          <w:pPr>
            <w:pStyle w:val="20"/>
            <w:tabs>
              <w:tab w:val="right" w:leader="dot" w:pos="8306"/>
            </w:tabs>
          </w:pPr>
          <w:hyperlink w:anchor="_Toc8979" w:history="1">
            <w:r w:rsidR="008B06AD">
              <w:rPr>
                <w:rFonts w:hint="eastAsia"/>
                <w:bCs/>
                <w:szCs w:val="28"/>
              </w:rPr>
              <w:t>“</w:t>
            </w:r>
            <w:r w:rsidR="008B06AD">
              <w:rPr>
                <w:rFonts w:hint="eastAsia"/>
                <w:bCs/>
                <w:szCs w:val="24"/>
              </w:rPr>
              <w:t>扫一扫，获取电子税务局相关内容</w:t>
            </w:r>
            <w:r w:rsidR="008B06AD">
              <w:rPr>
                <w:rFonts w:hint="eastAsia"/>
                <w:bCs/>
                <w:szCs w:val="28"/>
              </w:rPr>
              <w:t>”</w:t>
            </w:r>
            <w:r w:rsidR="008B06AD">
              <w:tab/>
            </w:r>
            <w:r>
              <w:fldChar w:fldCharType="begin"/>
            </w:r>
            <w:r w:rsidR="008B06AD">
              <w:instrText xml:space="preserve"> PAGEREF _Toc8979 </w:instrText>
            </w:r>
            <w:r>
              <w:fldChar w:fldCharType="separate"/>
            </w:r>
            <w:r w:rsidR="008B06AD">
              <w:t>1</w:t>
            </w:r>
            <w:r>
              <w:fldChar w:fldCharType="end"/>
            </w:r>
          </w:hyperlink>
        </w:p>
        <w:p w:rsidR="00471B7F" w:rsidRDefault="00471B7F">
          <w:pPr>
            <w:pStyle w:val="30"/>
            <w:tabs>
              <w:tab w:val="right" w:leader="dot" w:pos="8306"/>
            </w:tabs>
          </w:pPr>
          <w:hyperlink w:anchor="_Toc3903" w:history="1">
            <w:r w:rsidR="008B06AD">
              <w:t>1</w:t>
            </w:r>
            <w:r w:rsidR="008B06AD">
              <w:rPr>
                <w:rFonts w:hint="eastAsia"/>
              </w:rPr>
              <w:t>.1.1</w:t>
            </w:r>
            <w:r w:rsidR="008B06AD">
              <w:rPr>
                <w:rFonts w:hint="eastAsia"/>
              </w:rPr>
              <w:t>功能描述</w:t>
            </w:r>
            <w:r w:rsidR="008B06AD">
              <w:tab/>
            </w:r>
            <w:r>
              <w:fldChar w:fldCharType="begin"/>
            </w:r>
            <w:r w:rsidR="008B06AD">
              <w:instrText xml:space="preserve"> PAGEREF _Toc3903 </w:instrText>
            </w:r>
            <w:r>
              <w:fldChar w:fldCharType="separate"/>
            </w:r>
            <w:r w:rsidR="008B06AD">
              <w:t>1</w:t>
            </w:r>
            <w:r>
              <w:fldChar w:fldCharType="end"/>
            </w:r>
          </w:hyperlink>
        </w:p>
        <w:p w:rsidR="00471B7F" w:rsidRDefault="00471B7F">
          <w:pPr>
            <w:pStyle w:val="30"/>
            <w:tabs>
              <w:tab w:val="right" w:leader="dot" w:pos="8306"/>
            </w:tabs>
          </w:pPr>
          <w:hyperlink w:anchor="_Toc6448" w:history="1">
            <w:r w:rsidR="008B06AD">
              <w:t>1</w:t>
            </w:r>
            <w:r w:rsidR="008B06AD">
              <w:rPr>
                <w:rFonts w:hint="eastAsia"/>
              </w:rPr>
              <w:t>.1.2</w:t>
            </w:r>
            <w:r w:rsidR="008B06AD">
              <w:rPr>
                <w:rFonts w:hint="eastAsia"/>
              </w:rPr>
              <w:t>表格说明</w:t>
            </w:r>
            <w:r w:rsidR="008B06AD">
              <w:tab/>
            </w:r>
            <w:r>
              <w:fldChar w:fldCharType="begin"/>
            </w:r>
            <w:r w:rsidR="008B06AD">
              <w:instrText xml:space="preserve"> PAGEREF _Toc6448 </w:instrText>
            </w:r>
            <w:r>
              <w:fldChar w:fldCharType="separate"/>
            </w:r>
            <w:r w:rsidR="008B06AD">
              <w:t>1</w:t>
            </w:r>
            <w:r>
              <w:fldChar w:fldCharType="end"/>
            </w:r>
          </w:hyperlink>
        </w:p>
        <w:p w:rsidR="00471B7F" w:rsidRDefault="00471B7F">
          <w:pPr>
            <w:pStyle w:val="30"/>
            <w:tabs>
              <w:tab w:val="right" w:leader="dot" w:pos="8306"/>
            </w:tabs>
          </w:pPr>
          <w:hyperlink w:anchor="_Toc29935" w:history="1">
            <w:r w:rsidR="008B06AD">
              <w:t>1</w:t>
            </w:r>
            <w:r w:rsidR="008B06AD">
              <w:rPr>
                <w:rFonts w:hint="eastAsia"/>
              </w:rPr>
              <w:t>.1.3</w:t>
            </w:r>
            <w:r w:rsidR="008B06AD">
              <w:rPr>
                <w:rFonts w:hint="eastAsia"/>
              </w:rPr>
              <w:t>操作说明</w:t>
            </w:r>
            <w:r w:rsidR="008B06AD">
              <w:tab/>
            </w:r>
            <w:r>
              <w:fldChar w:fldCharType="begin"/>
            </w:r>
            <w:r w:rsidR="008B06AD">
              <w:instrText xml:space="preserve"> PAGEREF _Toc29935 </w:instrText>
            </w:r>
            <w:r>
              <w:fldChar w:fldCharType="separate"/>
            </w:r>
            <w:r w:rsidR="008B06AD">
              <w:t>1</w:t>
            </w:r>
            <w:r>
              <w:fldChar w:fldCharType="end"/>
            </w:r>
          </w:hyperlink>
        </w:p>
        <w:p w:rsidR="00471B7F" w:rsidRDefault="00471B7F">
          <w:pPr>
            <w:pStyle w:val="30"/>
            <w:tabs>
              <w:tab w:val="right" w:leader="dot" w:pos="8306"/>
            </w:tabs>
          </w:pPr>
          <w:hyperlink w:anchor="_Toc1579" w:history="1">
            <w:r w:rsidR="008B06AD">
              <w:t>1</w:t>
            </w:r>
            <w:r w:rsidR="008B06AD">
              <w:rPr>
                <w:rFonts w:hint="eastAsia"/>
              </w:rPr>
              <w:t>.1.</w:t>
            </w:r>
            <w:r w:rsidR="008B06AD">
              <w:t>4</w:t>
            </w:r>
            <w:r w:rsidR="008B06AD">
              <w:rPr>
                <w:rFonts w:hint="eastAsia"/>
              </w:rPr>
              <w:t>常用客户信息管理</w:t>
            </w:r>
            <w:r w:rsidR="008B06AD">
              <w:tab/>
            </w:r>
            <w:r>
              <w:fldChar w:fldCharType="begin"/>
            </w:r>
            <w:r w:rsidR="008B06AD">
              <w:instrText xml:space="preserve"> PAGEREF _Toc1579 </w:instrText>
            </w:r>
            <w:r>
              <w:fldChar w:fldCharType="separate"/>
            </w:r>
            <w:r w:rsidR="008B06AD">
              <w:t>5</w:t>
            </w:r>
            <w:r>
              <w:fldChar w:fldCharType="end"/>
            </w:r>
          </w:hyperlink>
        </w:p>
        <w:p w:rsidR="00471B7F" w:rsidRDefault="00471B7F">
          <w:pPr>
            <w:pStyle w:val="10"/>
            <w:tabs>
              <w:tab w:val="clear" w:pos="420"/>
              <w:tab w:val="clear" w:pos="8296"/>
              <w:tab w:val="right" w:leader="dot" w:pos="8306"/>
            </w:tabs>
          </w:pPr>
          <w:hyperlink w:anchor="_Toc29053" w:history="1">
            <w:r w:rsidR="008B06AD">
              <w:rPr>
                <w:rFonts w:hint="eastAsia"/>
              </w:rPr>
              <w:t>第</w:t>
            </w:r>
            <w:r w:rsidR="008B06AD">
              <w:rPr>
                <w:rFonts w:hint="eastAsia"/>
              </w:rPr>
              <w:t>2</w:t>
            </w:r>
            <w:r w:rsidR="008B06AD">
              <w:rPr>
                <w:rFonts w:hint="eastAsia"/>
              </w:rPr>
              <w:t>章</w:t>
            </w:r>
            <w:r w:rsidR="008B06AD">
              <w:rPr>
                <w:rFonts w:hint="eastAsia"/>
              </w:rPr>
              <w:t xml:space="preserve"> </w:t>
            </w:r>
            <w:r w:rsidR="008B06AD">
              <w:rPr>
                <w:rFonts w:hint="eastAsia"/>
              </w:rPr>
              <w:t>发票领用</w:t>
            </w:r>
            <w:r w:rsidR="008B06AD">
              <w:tab/>
            </w:r>
            <w:r>
              <w:fldChar w:fldCharType="begin"/>
            </w:r>
            <w:r w:rsidR="008B06AD">
              <w:instrText xml:space="preserve"> PAGEREF _Toc29053 </w:instrText>
            </w:r>
            <w:r>
              <w:fldChar w:fldCharType="separate"/>
            </w:r>
            <w:r w:rsidR="008B06AD">
              <w:t>6</w:t>
            </w:r>
            <w:r>
              <w:fldChar w:fldCharType="end"/>
            </w:r>
          </w:hyperlink>
        </w:p>
        <w:p w:rsidR="00471B7F" w:rsidRDefault="00471B7F">
          <w:pPr>
            <w:pStyle w:val="20"/>
            <w:tabs>
              <w:tab w:val="right" w:leader="dot" w:pos="8306"/>
            </w:tabs>
          </w:pPr>
          <w:hyperlink w:anchor="_Toc27939" w:history="1">
            <w:r w:rsidR="008B06AD">
              <w:rPr>
                <w:rFonts w:hint="eastAsia"/>
              </w:rPr>
              <w:t>2.1</w:t>
            </w:r>
            <w:r w:rsidR="008B06AD">
              <w:rPr>
                <w:rFonts w:hint="eastAsia"/>
              </w:rPr>
              <w:t>发票领用</w:t>
            </w:r>
            <w:r w:rsidR="008B06AD">
              <w:tab/>
            </w:r>
            <w:r>
              <w:fldChar w:fldCharType="begin"/>
            </w:r>
            <w:r w:rsidR="008B06AD">
              <w:instrText xml:space="preserve"> PAGEREF _Toc27939 </w:instrText>
            </w:r>
            <w:r>
              <w:fldChar w:fldCharType="separate"/>
            </w:r>
            <w:r w:rsidR="008B06AD">
              <w:t>6</w:t>
            </w:r>
            <w:r>
              <w:fldChar w:fldCharType="end"/>
            </w:r>
          </w:hyperlink>
        </w:p>
        <w:p w:rsidR="00471B7F" w:rsidRDefault="00471B7F">
          <w:pPr>
            <w:pStyle w:val="30"/>
            <w:tabs>
              <w:tab w:val="right" w:leader="dot" w:pos="8306"/>
            </w:tabs>
          </w:pPr>
          <w:hyperlink w:anchor="_Toc12624" w:history="1">
            <w:r w:rsidR="008B06AD">
              <w:rPr>
                <w:rFonts w:hint="eastAsia"/>
              </w:rPr>
              <w:t>2.1.1</w:t>
            </w:r>
            <w:r w:rsidR="008B06AD">
              <w:rPr>
                <w:rFonts w:hint="eastAsia"/>
              </w:rPr>
              <w:t>功能概述</w:t>
            </w:r>
            <w:r w:rsidR="008B06AD">
              <w:tab/>
            </w:r>
            <w:r>
              <w:fldChar w:fldCharType="begin"/>
            </w:r>
            <w:r w:rsidR="008B06AD">
              <w:instrText xml:space="preserve"> PAGEREF _Toc12624 </w:instrText>
            </w:r>
            <w:r>
              <w:fldChar w:fldCharType="separate"/>
            </w:r>
            <w:r w:rsidR="008B06AD">
              <w:t>6</w:t>
            </w:r>
            <w:r>
              <w:fldChar w:fldCharType="end"/>
            </w:r>
          </w:hyperlink>
        </w:p>
        <w:p w:rsidR="00471B7F" w:rsidRDefault="00471B7F">
          <w:pPr>
            <w:pStyle w:val="30"/>
            <w:tabs>
              <w:tab w:val="right" w:leader="dot" w:pos="8306"/>
            </w:tabs>
          </w:pPr>
          <w:hyperlink w:anchor="_Toc12190" w:history="1">
            <w:r w:rsidR="008B06AD">
              <w:rPr>
                <w:rFonts w:hint="eastAsia"/>
              </w:rPr>
              <w:t>2.1.2</w:t>
            </w:r>
            <w:r w:rsidR="008B06AD">
              <w:rPr>
                <w:rFonts w:hint="eastAsia"/>
              </w:rPr>
              <w:t>操作说明</w:t>
            </w:r>
            <w:r w:rsidR="008B06AD">
              <w:tab/>
            </w:r>
            <w:r>
              <w:fldChar w:fldCharType="begin"/>
            </w:r>
            <w:r w:rsidR="008B06AD">
              <w:instrText xml:space="preserve"> PAGEREF _Toc121</w:instrText>
            </w:r>
            <w:r w:rsidR="008B06AD">
              <w:instrText xml:space="preserve">90 </w:instrText>
            </w:r>
            <w:r>
              <w:fldChar w:fldCharType="separate"/>
            </w:r>
            <w:r w:rsidR="008B06AD">
              <w:t>7</w:t>
            </w:r>
            <w:r>
              <w:fldChar w:fldCharType="end"/>
            </w:r>
          </w:hyperlink>
        </w:p>
        <w:p w:rsidR="00471B7F" w:rsidRDefault="00471B7F">
          <w:pPr>
            <w:pStyle w:val="10"/>
            <w:tabs>
              <w:tab w:val="clear" w:pos="420"/>
              <w:tab w:val="clear" w:pos="8296"/>
              <w:tab w:val="right" w:leader="dot" w:pos="8306"/>
            </w:tabs>
          </w:pPr>
          <w:hyperlink w:anchor="_Toc17317" w:history="1">
            <w:r w:rsidR="008B06AD">
              <w:rPr>
                <w:rFonts w:hint="eastAsia"/>
              </w:rPr>
              <w:t>第</w:t>
            </w:r>
            <w:r w:rsidR="008B06AD">
              <w:rPr>
                <w:rFonts w:hint="eastAsia"/>
              </w:rPr>
              <w:t>3</w:t>
            </w:r>
            <w:r w:rsidR="008B06AD">
              <w:rPr>
                <w:rFonts w:hint="eastAsia"/>
              </w:rPr>
              <w:t>章</w:t>
            </w:r>
            <w:r w:rsidR="008B06AD">
              <w:rPr>
                <w:rFonts w:hint="eastAsia"/>
              </w:rPr>
              <w:t xml:space="preserve"> </w:t>
            </w:r>
            <w:r w:rsidR="008B06AD">
              <w:rPr>
                <w:rFonts w:hint="eastAsia"/>
              </w:rPr>
              <w:t>发票验旧</w:t>
            </w:r>
            <w:r w:rsidR="008B06AD">
              <w:tab/>
            </w:r>
            <w:r>
              <w:fldChar w:fldCharType="begin"/>
            </w:r>
            <w:r w:rsidR="008B06AD">
              <w:instrText xml:space="preserve"> PAGEREF _Toc17317 </w:instrText>
            </w:r>
            <w:r>
              <w:fldChar w:fldCharType="separate"/>
            </w:r>
            <w:r w:rsidR="008B06AD">
              <w:t>9</w:t>
            </w:r>
            <w:r>
              <w:fldChar w:fldCharType="end"/>
            </w:r>
          </w:hyperlink>
        </w:p>
        <w:p w:rsidR="00471B7F" w:rsidRDefault="00471B7F">
          <w:pPr>
            <w:pStyle w:val="20"/>
            <w:tabs>
              <w:tab w:val="right" w:leader="dot" w:pos="8306"/>
            </w:tabs>
          </w:pPr>
          <w:hyperlink w:anchor="_Toc19565" w:history="1">
            <w:r w:rsidR="008B06AD">
              <w:rPr>
                <w:rFonts w:hint="eastAsia"/>
              </w:rPr>
              <w:t>3.1</w:t>
            </w:r>
            <w:r w:rsidR="008B06AD">
              <w:rPr>
                <w:rFonts w:hint="eastAsia"/>
              </w:rPr>
              <w:t>功能描述</w:t>
            </w:r>
            <w:r w:rsidR="008B06AD">
              <w:tab/>
            </w:r>
            <w:r>
              <w:fldChar w:fldCharType="begin"/>
            </w:r>
            <w:r w:rsidR="008B06AD">
              <w:instrText xml:space="preserve"> PAGEREF _Toc19565 </w:instrText>
            </w:r>
            <w:r>
              <w:fldChar w:fldCharType="separate"/>
            </w:r>
            <w:r w:rsidR="008B06AD">
              <w:t>9</w:t>
            </w:r>
            <w:r>
              <w:fldChar w:fldCharType="end"/>
            </w:r>
          </w:hyperlink>
        </w:p>
        <w:p w:rsidR="00471B7F" w:rsidRDefault="00471B7F">
          <w:pPr>
            <w:pStyle w:val="20"/>
            <w:tabs>
              <w:tab w:val="right" w:leader="dot" w:pos="8306"/>
            </w:tabs>
          </w:pPr>
          <w:hyperlink w:anchor="_Toc20075" w:history="1">
            <w:r w:rsidR="008B06AD">
              <w:rPr>
                <w:rFonts w:hint="eastAsia"/>
              </w:rPr>
              <w:t>3.</w:t>
            </w:r>
            <w:r w:rsidR="008B06AD">
              <w:rPr>
                <w:rFonts w:hint="eastAsia"/>
              </w:rPr>
              <w:t>2</w:t>
            </w:r>
            <w:r w:rsidR="008B06AD">
              <w:rPr>
                <w:rFonts w:hint="eastAsia"/>
              </w:rPr>
              <w:t>操作说明</w:t>
            </w:r>
            <w:r w:rsidR="008B06AD">
              <w:tab/>
            </w:r>
            <w:r>
              <w:fldChar w:fldCharType="begin"/>
            </w:r>
            <w:r w:rsidR="008B06AD">
              <w:instrText xml:space="preserve"> PAGEREF _Toc20075 </w:instrText>
            </w:r>
            <w:r>
              <w:fldChar w:fldCharType="separate"/>
            </w:r>
            <w:r w:rsidR="008B06AD">
              <w:t>9</w:t>
            </w:r>
            <w:r>
              <w:fldChar w:fldCharType="end"/>
            </w:r>
          </w:hyperlink>
        </w:p>
        <w:p w:rsidR="00471B7F" w:rsidRDefault="00471B7F">
          <w:pPr>
            <w:pStyle w:val="30"/>
            <w:tabs>
              <w:tab w:val="left" w:pos="1680"/>
              <w:tab w:val="right" w:leader="dot" w:pos="8296"/>
            </w:tabs>
            <w:spacing w:line="480" w:lineRule="auto"/>
            <w:sectPr w:rsidR="00471B7F">
              <w:headerReference w:type="default" r:id="rId9"/>
              <w:footerReference w:type="default" r:id="rId10"/>
              <w:pgSz w:w="11906" w:h="16838"/>
              <w:pgMar w:top="1440" w:right="1800" w:bottom="1440" w:left="1800" w:header="851" w:footer="992" w:gutter="0"/>
              <w:pgNumType w:start="1"/>
              <w:cols w:space="425"/>
              <w:docGrid w:type="lines" w:linePitch="312"/>
            </w:sectPr>
          </w:pPr>
          <w:r>
            <w:rPr>
              <w:bCs/>
              <w:lang w:val="zh-CN"/>
            </w:rPr>
            <w:fldChar w:fldCharType="end"/>
          </w:r>
        </w:p>
      </w:sdtContent>
    </w:sdt>
    <w:p w:rsidR="00471B7F" w:rsidRDefault="008B06AD">
      <w:pPr>
        <w:pStyle w:val="1"/>
        <w:jc w:val="center"/>
      </w:pPr>
      <w:bookmarkStart w:id="0" w:name="_Toc32261"/>
      <w:bookmarkStart w:id="1" w:name="_Toc19936"/>
      <w:r>
        <w:rPr>
          <w:rFonts w:hint="eastAsia"/>
        </w:rPr>
        <w:lastRenderedPageBreak/>
        <w:t>第</w:t>
      </w:r>
      <w:r>
        <w:rPr>
          <w:rFonts w:hint="eastAsia"/>
        </w:rPr>
        <w:t>1</w:t>
      </w:r>
      <w:r>
        <w:rPr>
          <w:rFonts w:hint="eastAsia"/>
        </w:rPr>
        <w:t>章</w:t>
      </w:r>
      <w:r>
        <w:rPr>
          <w:rFonts w:hint="eastAsia"/>
        </w:rPr>
        <w:t xml:space="preserve"> </w:t>
      </w:r>
      <w:r>
        <w:rPr>
          <w:rFonts w:hint="eastAsia"/>
        </w:rPr>
        <w:t>发票代开</w:t>
      </w:r>
      <w:bookmarkEnd w:id="0"/>
    </w:p>
    <w:p w:rsidR="00471B7F" w:rsidRDefault="008B06AD">
      <w:pPr>
        <w:pStyle w:val="2"/>
      </w:pPr>
      <w:bookmarkStart w:id="2" w:name="_Toc28073"/>
      <w:r>
        <w:t>1</w:t>
      </w:r>
      <w:r>
        <w:rPr>
          <w:rFonts w:hint="eastAsia"/>
        </w:rPr>
        <w:t>.1</w:t>
      </w:r>
      <w:r>
        <w:rPr>
          <w:rFonts w:hint="eastAsia"/>
        </w:rPr>
        <w:t>代开增值税专用发</w:t>
      </w:r>
      <w:bookmarkEnd w:id="1"/>
      <w:r>
        <w:rPr>
          <w:rFonts w:hint="eastAsia"/>
        </w:rPr>
        <w:t>票</w:t>
      </w:r>
      <w:bookmarkEnd w:id="2"/>
    </w:p>
    <w:p w:rsidR="00471B7F" w:rsidRDefault="008B06AD">
      <w:r>
        <w:rPr>
          <w:rFonts w:hint="eastAsia"/>
        </w:rPr>
        <w:t>温馨提示：</w:t>
      </w:r>
    </w:p>
    <w:p w:rsidR="00471B7F" w:rsidRDefault="008B06AD">
      <w:pPr>
        <w:ind w:firstLineChars="200" w:firstLine="480"/>
        <w:rPr>
          <w:rFonts w:ascii="宋体" w:eastAsia="宋体" w:hAnsi="宋体" w:cs="宋体"/>
          <w:sz w:val="24"/>
          <w:szCs w:val="24"/>
        </w:rPr>
      </w:pPr>
      <w:proofErr w:type="gramStart"/>
      <w:r>
        <w:rPr>
          <w:rFonts w:ascii="宋体" w:eastAsia="宋体" w:hAnsi="宋体" w:cs="宋体" w:hint="eastAsia"/>
          <w:sz w:val="24"/>
          <w:szCs w:val="24"/>
        </w:rPr>
        <w:t>电脑本地</w:t>
      </w:r>
      <w:proofErr w:type="gramEnd"/>
      <w:r>
        <w:rPr>
          <w:rFonts w:ascii="宋体" w:eastAsia="宋体" w:hAnsi="宋体" w:cs="宋体" w:hint="eastAsia"/>
          <w:sz w:val="24"/>
          <w:szCs w:val="24"/>
        </w:rPr>
        <w:t>浏览器请下载</w:t>
      </w:r>
      <w:r>
        <w:rPr>
          <w:rFonts w:ascii="宋体" w:eastAsia="宋体" w:hAnsi="宋体" w:cs="宋体" w:hint="eastAsia"/>
          <w:sz w:val="24"/>
          <w:szCs w:val="24"/>
        </w:rPr>
        <w:t>Internet Explorer 8</w:t>
      </w:r>
      <w:r>
        <w:rPr>
          <w:rFonts w:ascii="宋体" w:eastAsia="宋体" w:hAnsi="宋体" w:cs="宋体" w:hint="eastAsia"/>
          <w:sz w:val="24"/>
          <w:szCs w:val="24"/>
        </w:rPr>
        <w:t>或以上版本，否则影响您的正常显示和使用。</w:t>
      </w:r>
    </w:p>
    <w:p w:rsidR="00471B7F" w:rsidRDefault="008B06AD">
      <w:pPr>
        <w:ind w:firstLineChars="200" w:firstLine="480"/>
        <w:rPr>
          <w:rFonts w:ascii="宋体" w:eastAsia="宋体" w:hAnsi="宋体" w:cs="宋体"/>
          <w:sz w:val="24"/>
          <w:szCs w:val="24"/>
        </w:rPr>
      </w:pPr>
      <w:r>
        <w:rPr>
          <w:rFonts w:ascii="宋体" w:eastAsia="宋体" w:hAnsi="宋体" w:cs="宋体" w:hint="eastAsia"/>
          <w:sz w:val="24"/>
          <w:szCs w:val="24"/>
        </w:rPr>
        <w:t>登录网址：</w:t>
      </w:r>
      <w:hyperlink r:id="rId11" w:history="1">
        <w:r>
          <w:rPr>
            <w:rStyle w:val="aa"/>
            <w:rFonts w:ascii="宋体" w:eastAsia="宋体" w:hAnsi="宋体" w:cs="宋体" w:hint="eastAsia"/>
            <w:sz w:val="24"/>
            <w:szCs w:val="24"/>
          </w:rPr>
          <w:t>http://dzswj.sn-n-tax.gov.cn/xxmh/html/index.html</w:t>
        </w:r>
      </w:hyperlink>
    </w:p>
    <w:p w:rsidR="00471B7F" w:rsidRDefault="008B06AD">
      <w:pPr>
        <w:ind w:firstLineChars="200" w:firstLine="480"/>
        <w:rPr>
          <w:rFonts w:ascii="宋体" w:eastAsia="宋体" w:hAnsi="宋体" w:cs="宋体"/>
          <w:sz w:val="24"/>
          <w:szCs w:val="24"/>
        </w:rPr>
      </w:pPr>
      <w:r>
        <w:rPr>
          <w:rFonts w:ascii="宋体" w:eastAsia="宋体" w:hAnsi="宋体" w:cs="宋体" w:hint="eastAsia"/>
          <w:sz w:val="24"/>
          <w:szCs w:val="24"/>
        </w:rPr>
        <w:t>发票业务的电子税务局操作视频请关注电子税务局</w:t>
      </w:r>
      <w:proofErr w:type="gramStart"/>
      <w:r>
        <w:rPr>
          <w:rFonts w:ascii="宋体" w:eastAsia="宋体" w:hAnsi="宋体" w:cs="宋体" w:hint="eastAsia"/>
          <w:sz w:val="24"/>
          <w:szCs w:val="24"/>
        </w:rPr>
        <w:t>微信公众号”</w:t>
      </w:r>
      <w:proofErr w:type="gramEnd"/>
      <w:r>
        <w:rPr>
          <w:rFonts w:ascii="宋体" w:eastAsia="宋体" w:hAnsi="宋体" w:cs="宋体" w:hint="eastAsia"/>
          <w:sz w:val="24"/>
          <w:szCs w:val="24"/>
        </w:rPr>
        <w:t>金财互联陕西</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，在电子税务局栏目中点击操作视频即可查看。</w:t>
      </w:r>
    </w:p>
    <w:p w:rsidR="00471B7F" w:rsidRDefault="008B06AD">
      <w:pPr>
        <w:ind w:firstLineChars="200" w:firstLine="420"/>
        <w:rPr>
          <w:rFonts w:ascii="宋体" w:eastAsia="宋体" w:hAnsi="宋体" w:cs="宋体"/>
          <w:sz w:val="24"/>
          <w:szCs w:val="24"/>
        </w:rPr>
      </w:pPr>
      <w:r>
        <w:rPr>
          <w:noProof/>
        </w:rPr>
        <w:drawing>
          <wp:anchor distT="0" distB="0" distL="114300" distR="114300" simplePos="0" relativeHeight="251658240" behindDoc="0" locked="0" layoutInCell="1" allowOverlap="1">
            <wp:simplePos x="0" y="0"/>
            <wp:positionH relativeFrom="column">
              <wp:posOffset>266700</wp:posOffset>
            </wp:positionH>
            <wp:positionV relativeFrom="paragraph">
              <wp:posOffset>66675</wp:posOffset>
            </wp:positionV>
            <wp:extent cx="847725" cy="847725"/>
            <wp:effectExtent l="0" t="0" r="9525"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847725" cy="847725"/>
                    </a:xfrm>
                    <a:prstGeom prst="rect">
                      <a:avLst/>
                    </a:prstGeom>
                    <a:noFill/>
                    <a:ln w="9525">
                      <a:noFill/>
                    </a:ln>
                  </pic:spPr>
                </pic:pic>
              </a:graphicData>
            </a:graphic>
          </wp:anchor>
        </w:drawing>
      </w:r>
      <w:r>
        <w:rPr>
          <w:rFonts w:hint="eastAsia"/>
        </w:rPr>
        <w:t xml:space="preserve">  </w:t>
      </w:r>
    </w:p>
    <w:p w:rsidR="00471B7F" w:rsidRDefault="008B06AD">
      <w:pPr>
        <w:pStyle w:val="2"/>
        <w:rPr>
          <w:b w:val="0"/>
          <w:sz w:val="28"/>
          <w:szCs w:val="28"/>
        </w:rPr>
      </w:pPr>
      <w:bookmarkStart w:id="3" w:name="_Toc8979"/>
      <w:r>
        <w:rPr>
          <w:rFonts w:hint="eastAsia"/>
          <w:b w:val="0"/>
          <w:sz w:val="28"/>
          <w:szCs w:val="28"/>
        </w:rPr>
        <w:t>“</w:t>
      </w:r>
      <w:r>
        <w:rPr>
          <w:rFonts w:hint="eastAsia"/>
          <w:b w:val="0"/>
          <w:sz w:val="24"/>
          <w:szCs w:val="24"/>
        </w:rPr>
        <w:t>扫一扫，获取电子税务局相关内容</w:t>
      </w:r>
      <w:r>
        <w:rPr>
          <w:rFonts w:hint="eastAsia"/>
          <w:b w:val="0"/>
          <w:sz w:val="28"/>
          <w:szCs w:val="28"/>
        </w:rPr>
        <w:t>”</w:t>
      </w:r>
      <w:bookmarkEnd w:id="3"/>
    </w:p>
    <w:p w:rsidR="00471B7F" w:rsidRDefault="008B06AD">
      <w:pPr>
        <w:pStyle w:val="3"/>
        <w:ind w:left="0" w:firstLine="0"/>
      </w:pPr>
      <w:bookmarkStart w:id="4" w:name="_Toc21716"/>
      <w:bookmarkStart w:id="5" w:name="_Toc3903"/>
      <w:r>
        <w:t>1</w:t>
      </w:r>
      <w:r>
        <w:rPr>
          <w:rFonts w:hint="eastAsia"/>
        </w:rPr>
        <w:t>.1.1</w:t>
      </w:r>
      <w:r>
        <w:rPr>
          <w:rFonts w:hint="eastAsia"/>
        </w:rPr>
        <w:t>功能描述</w:t>
      </w:r>
      <w:bookmarkEnd w:id="4"/>
      <w:bookmarkEnd w:id="5"/>
    </w:p>
    <w:p w:rsidR="00471B7F" w:rsidRDefault="008B06AD">
      <w:pPr>
        <w:ind w:firstLineChars="200" w:firstLine="480"/>
      </w:pPr>
      <w:r>
        <w:rPr>
          <w:rFonts w:hint="eastAsia"/>
          <w:sz w:val="24"/>
          <w:szCs w:val="24"/>
        </w:rPr>
        <w:t>小规模纳税人通过本模块填写、提交、管理代开增值税专用发票申请单，并可实时查询申请单的受理进度。</w:t>
      </w:r>
    </w:p>
    <w:p w:rsidR="00471B7F" w:rsidRDefault="008B06AD">
      <w:pPr>
        <w:pStyle w:val="3"/>
      </w:pPr>
      <w:bookmarkStart w:id="6" w:name="_Toc22208"/>
      <w:bookmarkStart w:id="7" w:name="_Toc6448"/>
      <w:r>
        <w:t>1</w:t>
      </w:r>
      <w:r>
        <w:rPr>
          <w:rFonts w:hint="eastAsia"/>
        </w:rPr>
        <w:t>.1.2</w:t>
      </w:r>
      <w:r>
        <w:rPr>
          <w:rFonts w:hint="eastAsia"/>
        </w:rPr>
        <w:t>表格说明</w:t>
      </w:r>
      <w:bookmarkEnd w:id="6"/>
      <w:bookmarkEnd w:id="7"/>
    </w:p>
    <w:p w:rsidR="00471B7F" w:rsidRDefault="008B06AD">
      <w:pPr>
        <w:ind w:firstLineChars="200" w:firstLine="480"/>
        <w:rPr>
          <w:sz w:val="24"/>
          <w:szCs w:val="24"/>
        </w:rPr>
      </w:pPr>
      <w:r>
        <w:rPr>
          <w:rFonts w:hint="eastAsia"/>
          <w:sz w:val="24"/>
          <w:szCs w:val="24"/>
        </w:rPr>
        <w:t>购货单位：填写购货方纳税识别号，若为本省企业，则根据纳税人识别号自动带出纳税人名称、地址、开户银行、电话号码、银行账号等基本信息，购货方须是增值税一般纳税人。常用购方单位信息可以添加至常用联系人中。</w:t>
      </w:r>
    </w:p>
    <w:p w:rsidR="00471B7F" w:rsidRDefault="008B06AD">
      <w:pPr>
        <w:ind w:firstLineChars="200" w:firstLine="480"/>
        <w:rPr>
          <w:sz w:val="24"/>
          <w:szCs w:val="24"/>
        </w:rPr>
      </w:pPr>
      <w:r>
        <w:rPr>
          <w:rFonts w:hint="eastAsia"/>
          <w:sz w:val="24"/>
          <w:szCs w:val="24"/>
        </w:rPr>
        <w:t>销货单位：系统自动带出销货单位纳税人（增值税小规模纳税人）基本信息。</w:t>
      </w:r>
    </w:p>
    <w:p w:rsidR="00471B7F" w:rsidRDefault="008B06AD">
      <w:pPr>
        <w:ind w:firstLineChars="200" w:firstLine="480"/>
        <w:rPr>
          <w:sz w:val="24"/>
          <w:szCs w:val="24"/>
        </w:rPr>
      </w:pPr>
      <w:r>
        <w:rPr>
          <w:rFonts w:hint="eastAsia"/>
          <w:sz w:val="24"/>
          <w:szCs w:val="24"/>
        </w:rPr>
        <w:t>货物明细：填写货物名称、单位、数量、单价等明细信息。</w:t>
      </w:r>
    </w:p>
    <w:p w:rsidR="00471B7F" w:rsidRDefault="008B06AD">
      <w:pPr>
        <w:pStyle w:val="3"/>
      </w:pPr>
      <w:bookmarkStart w:id="8" w:name="_Toc28820"/>
      <w:bookmarkStart w:id="9" w:name="_Toc29935"/>
      <w:r>
        <w:t>1</w:t>
      </w:r>
      <w:r>
        <w:rPr>
          <w:rFonts w:hint="eastAsia"/>
        </w:rPr>
        <w:t>.1.3</w:t>
      </w:r>
      <w:r>
        <w:rPr>
          <w:rFonts w:hint="eastAsia"/>
        </w:rPr>
        <w:t>操作说明</w:t>
      </w:r>
      <w:bookmarkEnd w:id="8"/>
      <w:bookmarkEnd w:id="9"/>
    </w:p>
    <w:p w:rsidR="00471B7F" w:rsidRDefault="008B06AD">
      <w:pPr>
        <w:pStyle w:val="af4"/>
        <w:numPr>
          <w:ilvl w:val="0"/>
          <w:numId w:val="1"/>
        </w:numPr>
        <w:ind w:firstLineChars="200" w:firstLine="480"/>
      </w:pPr>
      <w:r>
        <w:rPr>
          <w:rFonts w:hint="eastAsia"/>
        </w:rPr>
        <w:t>登陆电子税务局，以企业身份进入，依次点击“发票管理”</w:t>
      </w:r>
      <w:r>
        <w:rPr>
          <w:rFonts w:hint="eastAsia"/>
        </w:rPr>
        <w:t>--&gt;</w:t>
      </w:r>
      <w:r>
        <w:rPr>
          <w:rFonts w:hint="eastAsia"/>
        </w:rPr>
        <w:t>“发票代开”</w:t>
      </w:r>
      <w:r>
        <w:sym w:font="Wingdings" w:char="F0E0"/>
      </w:r>
      <w:r>
        <w:rPr>
          <w:rFonts w:hint="eastAsia"/>
        </w:rPr>
        <w:t>“增值税专用发票代开”，进入增值税专用发票代开申请功能。</w:t>
      </w:r>
    </w:p>
    <w:p w:rsidR="00471B7F" w:rsidRDefault="008B06AD">
      <w:pPr>
        <w:pStyle w:val="af4"/>
        <w:jc w:val="center"/>
      </w:pPr>
      <w:r>
        <w:rPr>
          <w:noProof/>
        </w:rPr>
        <w:lastRenderedPageBreak/>
        <w:drawing>
          <wp:inline distT="0" distB="0" distL="0" distR="0">
            <wp:extent cx="5274310" cy="2648585"/>
            <wp:effectExtent l="0" t="0" r="0" b="0"/>
            <wp:docPr id="92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6" name="图片 1"/>
                    <pic:cNvPicPr>
                      <a:picLocks noChangeAspect="1" noChangeArrowheads="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2648585"/>
                    </a:xfrm>
                    <a:prstGeom prst="rect">
                      <a:avLst/>
                    </a:prstGeom>
                    <a:noFill/>
                    <a:ln>
                      <a:noFill/>
                    </a:ln>
                  </pic:spPr>
                </pic:pic>
              </a:graphicData>
            </a:graphic>
          </wp:inline>
        </w:drawing>
      </w:r>
    </w:p>
    <w:p w:rsidR="00471B7F" w:rsidRDefault="008B06AD">
      <w:pPr>
        <w:pStyle w:val="af4"/>
        <w:numPr>
          <w:ilvl w:val="0"/>
          <w:numId w:val="1"/>
        </w:numPr>
        <w:ind w:firstLineChars="100" w:firstLine="240"/>
      </w:pPr>
      <w:r>
        <w:rPr>
          <w:rFonts w:hint="eastAsia"/>
        </w:rPr>
        <w:t>点击“新增”打开新增页面。申请单填</w:t>
      </w:r>
      <w:r>
        <w:rPr>
          <w:rFonts w:hint="eastAsia"/>
        </w:rPr>
        <w:t>写页面如下：</w:t>
      </w:r>
    </w:p>
    <w:p w:rsidR="00471B7F" w:rsidRDefault="008B06AD">
      <w:pPr>
        <w:pStyle w:val="af4"/>
      </w:pPr>
      <w:r>
        <w:rPr>
          <w:noProof/>
        </w:rPr>
        <w:drawing>
          <wp:inline distT="0" distB="0" distL="0" distR="0">
            <wp:extent cx="5274310" cy="27895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4" cstate="print"/>
                    <a:stretch>
                      <a:fillRect/>
                    </a:stretch>
                  </pic:blipFill>
                  <pic:spPr>
                    <a:xfrm>
                      <a:off x="0" y="0"/>
                      <a:ext cx="5274310" cy="2789555"/>
                    </a:xfrm>
                    <a:prstGeom prst="rect">
                      <a:avLst/>
                    </a:prstGeom>
                  </pic:spPr>
                </pic:pic>
              </a:graphicData>
            </a:graphic>
          </wp:inline>
        </w:drawing>
      </w:r>
    </w:p>
    <w:p w:rsidR="00471B7F" w:rsidRDefault="008B06AD">
      <w:pPr>
        <w:pStyle w:val="af4"/>
        <w:numPr>
          <w:ilvl w:val="0"/>
          <w:numId w:val="1"/>
        </w:numPr>
        <w:ind w:firstLine="420"/>
      </w:pPr>
      <w:r>
        <w:rPr>
          <w:rFonts w:hint="eastAsia"/>
        </w:rPr>
        <w:t>填写领取方式，电子税务局提供窗口领取、快递领取</w:t>
      </w:r>
      <w:r>
        <w:rPr>
          <w:rFonts w:hint="eastAsia"/>
        </w:rPr>
        <w:t>以及自助机领取的</w:t>
      </w:r>
      <w:r>
        <w:rPr>
          <w:rFonts w:hint="eastAsia"/>
        </w:rPr>
        <w:t>3</w:t>
      </w:r>
      <w:r>
        <w:rPr>
          <w:rFonts w:hint="eastAsia"/>
        </w:rPr>
        <w:t>种领取方式，按照实际</w:t>
      </w:r>
      <w:r>
        <w:rPr>
          <w:rFonts w:hint="eastAsia"/>
        </w:rPr>
        <w:t>业务</w:t>
      </w:r>
      <w:r>
        <w:rPr>
          <w:rFonts w:hint="eastAsia"/>
        </w:rPr>
        <w:t>需要选择领取方式及取票大厅和网点。</w:t>
      </w:r>
    </w:p>
    <w:p w:rsidR="00471B7F" w:rsidRDefault="008B06AD">
      <w:pPr>
        <w:pStyle w:val="af4"/>
      </w:pPr>
      <w:r>
        <w:rPr>
          <w:rFonts w:hint="eastAsia"/>
        </w:rPr>
        <w:t>说明：</w:t>
      </w:r>
    </w:p>
    <w:p w:rsidR="00471B7F" w:rsidRDefault="008B06AD">
      <w:pPr>
        <w:pStyle w:val="af4"/>
        <w:numPr>
          <w:ilvl w:val="0"/>
          <w:numId w:val="2"/>
        </w:numPr>
      </w:pPr>
      <w:r>
        <w:rPr>
          <w:rFonts w:hint="eastAsia"/>
        </w:rPr>
        <w:t>窗口领取，</w:t>
      </w:r>
      <w:r>
        <w:rPr>
          <w:rFonts w:hint="eastAsia"/>
        </w:rPr>
        <w:t>纳税人提交申请缴款完成后</w:t>
      </w:r>
      <w:r>
        <w:rPr>
          <w:rFonts w:hint="eastAsia"/>
        </w:rPr>
        <w:t>，纳税人</w:t>
      </w:r>
      <w:r>
        <w:rPr>
          <w:rFonts w:hint="eastAsia"/>
        </w:rPr>
        <w:t>携带身份证明以及相关申请单去选择的</w:t>
      </w:r>
      <w:r>
        <w:rPr>
          <w:rFonts w:hint="eastAsia"/>
        </w:rPr>
        <w:t>大厅窗口取票。</w:t>
      </w:r>
    </w:p>
    <w:p w:rsidR="00471B7F" w:rsidRDefault="008B06AD">
      <w:pPr>
        <w:pStyle w:val="af4"/>
        <w:numPr>
          <w:ilvl w:val="0"/>
          <w:numId w:val="2"/>
        </w:numPr>
      </w:pPr>
      <w:r>
        <w:rPr>
          <w:rFonts w:hint="eastAsia"/>
        </w:rPr>
        <w:t>快递领取，点击提交后弹出收货地址的相关信息，纳税人填写</w:t>
      </w:r>
      <w:r>
        <w:rPr>
          <w:rFonts w:hint="eastAsia"/>
        </w:rPr>
        <w:t>并提交申请信息，缴款完成后由</w:t>
      </w:r>
      <w:r>
        <w:rPr>
          <w:rFonts w:hint="eastAsia"/>
        </w:rPr>
        <w:t>税务人员</w:t>
      </w:r>
      <w:r>
        <w:rPr>
          <w:rFonts w:hint="eastAsia"/>
        </w:rPr>
        <w:t>开具发票</w:t>
      </w:r>
      <w:r>
        <w:rPr>
          <w:rFonts w:hint="eastAsia"/>
        </w:rPr>
        <w:t>，</w:t>
      </w:r>
      <w:r>
        <w:rPr>
          <w:rFonts w:hint="eastAsia"/>
        </w:rPr>
        <w:t>并由</w:t>
      </w:r>
      <w:r>
        <w:rPr>
          <w:rFonts w:hint="eastAsia"/>
        </w:rPr>
        <w:t>快递</w:t>
      </w:r>
      <w:r>
        <w:rPr>
          <w:rFonts w:hint="eastAsia"/>
        </w:rPr>
        <w:t>人员配送至纳税人选择的收件地址。</w:t>
      </w:r>
      <w:r>
        <w:rPr>
          <w:rFonts w:hint="eastAsia"/>
        </w:rPr>
        <w:t>如下图：</w:t>
      </w:r>
    </w:p>
    <w:p w:rsidR="00471B7F" w:rsidRDefault="008B06AD">
      <w:pPr>
        <w:pStyle w:val="af4"/>
      </w:pPr>
      <w:r>
        <w:rPr>
          <w:noProof/>
        </w:rPr>
        <w:lastRenderedPageBreak/>
        <w:drawing>
          <wp:inline distT="0" distB="0" distL="114300" distR="114300">
            <wp:extent cx="5273675" cy="2237105"/>
            <wp:effectExtent l="0" t="0" r="3175"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cstate="print"/>
                    <a:stretch>
                      <a:fillRect/>
                    </a:stretch>
                  </pic:blipFill>
                  <pic:spPr>
                    <a:xfrm>
                      <a:off x="0" y="0"/>
                      <a:ext cx="5273675" cy="2237105"/>
                    </a:xfrm>
                    <a:prstGeom prst="rect">
                      <a:avLst/>
                    </a:prstGeom>
                    <a:noFill/>
                    <a:ln w="9525">
                      <a:noFill/>
                    </a:ln>
                  </pic:spPr>
                </pic:pic>
              </a:graphicData>
            </a:graphic>
          </wp:inline>
        </w:drawing>
      </w:r>
    </w:p>
    <w:p w:rsidR="00471B7F" w:rsidRDefault="008B06AD">
      <w:pPr>
        <w:pStyle w:val="af4"/>
        <w:numPr>
          <w:ilvl w:val="0"/>
          <w:numId w:val="2"/>
        </w:numPr>
      </w:pPr>
      <w:r>
        <w:rPr>
          <w:rFonts w:hint="eastAsia"/>
        </w:rPr>
        <w:t>自助机领取，纳税人提交申请缴款完成后，可以携带身份证明以及相关申请单去选择的自助机开具发票。</w:t>
      </w:r>
    </w:p>
    <w:p w:rsidR="00471B7F" w:rsidRDefault="008B06AD">
      <w:pPr>
        <w:pStyle w:val="af4"/>
        <w:ind w:firstLineChars="200" w:firstLine="480"/>
      </w:pPr>
      <w:r>
        <w:rPr>
          <w:rFonts w:hint="eastAsia"/>
        </w:rPr>
        <w:t>填写</w:t>
      </w:r>
      <w:r>
        <w:rPr>
          <w:rFonts w:hint="eastAsia"/>
        </w:rPr>
        <w:t>购货方信息</w:t>
      </w:r>
      <w:r>
        <w:rPr>
          <w:rFonts w:hint="eastAsia"/>
        </w:rPr>
        <w:t>（</w:t>
      </w:r>
      <w:r>
        <w:rPr>
          <w:rFonts w:hint="eastAsia"/>
        </w:rPr>
        <w:t>填写购方识别号后</w:t>
      </w:r>
      <w:r>
        <w:rPr>
          <w:rFonts w:hint="eastAsia"/>
        </w:rPr>
        <w:t>陕西省内的纳税人</w:t>
      </w:r>
      <w:r>
        <w:rPr>
          <w:rFonts w:hint="eastAsia"/>
        </w:rPr>
        <w:t>能够自动带出其他信息</w:t>
      </w:r>
      <w:r>
        <w:rPr>
          <w:rFonts w:hint="eastAsia"/>
        </w:rPr>
        <w:t>，</w:t>
      </w:r>
      <w:r>
        <w:rPr>
          <w:rFonts w:hint="eastAsia"/>
        </w:rPr>
        <w:t>陕西省外的纳税人请手动填写其他相关信息）</w:t>
      </w:r>
      <w:r>
        <w:rPr>
          <w:rFonts w:hint="eastAsia"/>
        </w:rPr>
        <w:t>和货物或应税劳务、服务明细，点击“添加</w:t>
      </w:r>
      <w:ins w:id="10" w:author="Administrator" w:date="2017-03-24T19:30:00Z">
        <w:r>
          <w:rPr>
            <w:rFonts w:hint="eastAsia"/>
            <w:color w:val="000000" w:themeColor="text1"/>
          </w:rPr>
          <w:t>为常用客户</w:t>
        </w:r>
      </w:ins>
      <w:r>
        <w:rPr>
          <w:rFonts w:hint="eastAsia"/>
        </w:rPr>
        <w:t>”，可以将常用的购货方信息保存到常用客户信息中，便于以后填写代开申请表单时输入已经添加到常用客户信息中的纳税人识别号即可自动带出“纳税人名称”，“地址”和“联系电话”等内容。</w:t>
      </w:r>
    </w:p>
    <w:p w:rsidR="00471B7F" w:rsidRDefault="008B06AD">
      <w:pPr>
        <w:pStyle w:val="af4"/>
        <w:numPr>
          <w:ilvl w:val="0"/>
          <w:numId w:val="1"/>
        </w:numPr>
        <w:ind w:firstLine="420"/>
      </w:pPr>
      <w:r>
        <w:rPr>
          <w:rFonts w:hint="eastAsia"/>
        </w:rPr>
        <w:t>在申请单填写完成后点击“保存”，保存成功后点击“提交”或者在查询界面</w:t>
      </w:r>
      <w:proofErr w:type="gramStart"/>
      <w:r>
        <w:rPr>
          <w:rFonts w:hint="eastAsia"/>
        </w:rPr>
        <w:t>勾选需要</w:t>
      </w:r>
      <w:proofErr w:type="gramEnd"/>
      <w:r>
        <w:rPr>
          <w:rFonts w:hint="eastAsia"/>
        </w:rPr>
        <w:t>提交的申请单，点击“提交”，系统提示提交成功。</w:t>
      </w:r>
      <w:r>
        <w:rPr>
          <w:noProof/>
        </w:rPr>
        <w:drawing>
          <wp:inline distT="0" distB="0" distL="0" distR="0">
            <wp:extent cx="5274310" cy="292798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6" cstate="print"/>
                    <a:stretch>
                      <a:fillRect/>
                    </a:stretch>
                  </pic:blipFill>
                  <pic:spPr>
                    <a:xfrm>
                      <a:off x="0" y="0"/>
                      <a:ext cx="5274310" cy="2927985"/>
                    </a:xfrm>
                    <a:prstGeom prst="rect">
                      <a:avLst/>
                    </a:prstGeom>
                  </pic:spPr>
                </pic:pic>
              </a:graphicData>
            </a:graphic>
          </wp:inline>
        </w:drawing>
      </w:r>
    </w:p>
    <w:p w:rsidR="00471B7F" w:rsidRDefault="008B06AD">
      <w:pPr>
        <w:pStyle w:val="af4"/>
      </w:pPr>
      <w:r>
        <w:rPr>
          <w:noProof/>
        </w:rPr>
        <w:lastRenderedPageBreak/>
        <w:drawing>
          <wp:inline distT="0" distB="0" distL="0" distR="0">
            <wp:extent cx="5274310" cy="298259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7" cstate="print"/>
                    <a:stretch>
                      <a:fillRect/>
                    </a:stretch>
                  </pic:blipFill>
                  <pic:spPr>
                    <a:xfrm>
                      <a:off x="0" y="0"/>
                      <a:ext cx="5274310" cy="2982595"/>
                    </a:xfrm>
                    <a:prstGeom prst="rect">
                      <a:avLst/>
                    </a:prstGeom>
                  </pic:spPr>
                </pic:pic>
              </a:graphicData>
            </a:graphic>
          </wp:inline>
        </w:drawing>
      </w:r>
    </w:p>
    <w:p w:rsidR="00471B7F" w:rsidRDefault="008B06AD">
      <w:pPr>
        <w:pStyle w:val="af4"/>
        <w:numPr>
          <w:ilvl w:val="0"/>
          <w:numId w:val="1"/>
        </w:numPr>
        <w:ind w:firstLine="420"/>
      </w:pPr>
      <w:r>
        <w:rPr>
          <w:rFonts w:hint="eastAsia"/>
        </w:rPr>
        <w:t>对于提交成功处于“已受理”状态的申请单，在缴款之前都可以作废，</w:t>
      </w:r>
      <w:proofErr w:type="gramStart"/>
      <w:r>
        <w:rPr>
          <w:rFonts w:hint="eastAsia"/>
        </w:rPr>
        <w:t>勾选申请</w:t>
      </w:r>
      <w:proofErr w:type="gramEnd"/>
      <w:r>
        <w:rPr>
          <w:rFonts w:hint="eastAsia"/>
        </w:rPr>
        <w:t>单后点击“作废”，确定作废操作，申请单状态会更新为“未提交”。对于所有“未提交”状态的申请单，均可进行修改或删除操作。</w:t>
      </w:r>
    </w:p>
    <w:p w:rsidR="00471B7F" w:rsidRDefault="008B06AD">
      <w:pPr>
        <w:pStyle w:val="af4"/>
      </w:pPr>
      <w:r>
        <w:rPr>
          <w:noProof/>
        </w:rPr>
        <w:drawing>
          <wp:inline distT="0" distB="0" distL="0" distR="0">
            <wp:extent cx="5274310" cy="327850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8" cstate="print"/>
                    <a:stretch>
                      <a:fillRect/>
                    </a:stretch>
                  </pic:blipFill>
                  <pic:spPr>
                    <a:xfrm>
                      <a:off x="0" y="0"/>
                      <a:ext cx="5274310" cy="3278505"/>
                    </a:xfrm>
                    <a:prstGeom prst="rect">
                      <a:avLst/>
                    </a:prstGeom>
                  </pic:spPr>
                </pic:pic>
              </a:graphicData>
            </a:graphic>
          </wp:inline>
        </w:drawing>
      </w:r>
    </w:p>
    <w:p w:rsidR="00471B7F" w:rsidRDefault="008B06AD">
      <w:pPr>
        <w:pStyle w:val="af4"/>
        <w:numPr>
          <w:ilvl w:val="0"/>
          <w:numId w:val="1"/>
        </w:numPr>
        <w:ind w:firstLine="420"/>
      </w:pPr>
      <w:r>
        <w:rPr>
          <w:rFonts w:hint="eastAsia"/>
        </w:rPr>
        <w:t>对于已保存未提交或审核不通过的申请单，可以</w:t>
      </w:r>
      <w:proofErr w:type="gramStart"/>
      <w:r>
        <w:rPr>
          <w:rFonts w:hint="eastAsia"/>
        </w:rPr>
        <w:t>勾</w:t>
      </w:r>
      <w:proofErr w:type="gramEnd"/>
      <w:r>
        <w:rPr>
          <w:rFonts w:hint="eastAsia"/>
        </w:rPr>
        <w:t>选后点击“删除”按钮进行删除操作。</w:t>
      </w:r>
      <w:bookmarkStart w:id="11" w:name="_Toc3519"/>
    </w:p>
    <w:p w:rsidR="00471B7F" w:rsidRDefault="008B06AD">
      <w:pPr>
        <w:pStyle w:val="3"/>
      </w:pPr>
      <w:bookmarkStart w:id="12" w:name="_Toc1579"/>
      <w:r>
        <w:lastRenderedPageBreak/>
        <w:t>1</w:t>
      </w:r>
      <w:r>
        <w:rPr>
          <w:rFonts w:hint="eastAsia"/>
        </w:rPr>
        <w:t>.1.</w:t>
      </w:r>
      <w:r>
        <w:t>4</w:t>
      </w:r>
      <w:r>
        <w:rPr>
          <w:rFonts w:hint="eastAsia"/>
        </w:rPr>
        <w:t>常用客户信息管理</w:t>
      </w:r>
      <w:bookmarkEnd w:id="12"/>
    </w:p>
    <w:bookmarkEnd w:id="11"/>
    <w:p w:rsidR="00471B7F" w:rsidRDefault="008B06AD">
      <w:pPr>
        <w:pStyle w:val="af4"/>
        <w:ind w:firstLine="420"/>
      </w:pPr>
      <w:r>
        <w:rPr>
          <w:rFonts w:hint="eastAsia"/>
        </w:rPr>
        <w:t>点击“常用客户信息管理”，打开常用客户管理页面，可以对常用的客户信息进行维护。</w:t>
      </w:r>
    </w:p>
    <w:p w:rsidR="00471B7F" w:rsidRDefault="008B06AD">
      <w:pPr>
        <w:pStyle w:val="af4"/>
      </w:pPr>
      <w:r>
        <w:rPr>
          <w:noProof/>
        </w:rPr>
        <w:drawing>
          <wp:inline distT="0" distB="0" distL="0" distR="0">
            <wp:extent cx="5271770" cy="2950210"/>
            <wp:effectExtent l="19050" t="0" r="5080" b="0"/>
            <wp:docPr id="7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9"/>
                    <pic:cNvPicPr>
                      <a:picLocks noChangeAspect="1" noChangeArrowheads="1"/>
                    </pic:cNvPicPr>
                  </pic:nvPicPr>
                  <pic:blipFill>
                    <a:blip r:embed="rId19" cstate="print"/>
                    <a:srcRect/>
                    <a:stretch>
                      <a:fillRect/>
                    </a:stretch>
                  </pic:blipFill>
                  <pic:spPr>
                    <a:xfrm>
                      <a:off x="0" y="0"/>
                      <a:ext cx="5271770" cy="2950210"/>
                    </a:xfrm>
                    <a:prstGeom prst="rect">
                      <a:avLst/>
                    </a:prstGeom>
                    <a:noFill/>
                    <a:ln w="9525">
                      <a:noFill/>
                      <a:miter lim="800000"/>
                      <a:headEnd/>
                      <a:tailEnd/>
                    </a:ln>
                    <a:effectLst/>
                  </pic:spPr>
                </pic:pic>
              </a:graphicData>
            </a:graphic>
          </wp:inline>
        </w:drawing>
      </w:r>
    </w:p>
    <w:p w:rsidR="00471B7F" w:rsidRDefault="008B06AD">
      <w:pPr>
        <w:pStyle w:val="af4"/>
      </w:pPr>
      <w:r>
        <w:rPr>
          <w:rFonts w:hint="eastAsia"/>
        </w:rPr>
        <w:t xml:space="preserve">  </w:t>
      </w:r>
      <w:r>
        <w:rPr>
          <w:rFonts w:hint="eastAsia"/>
        </w:rPr>
        <w:t>如下图，点击新增，在新增页面将纳税人识别号、纳税人名称、手机号码、地址等信息填写完成，保存客户信息。</w:t>
      </w:r>
    </w:p>
    <w:p w:rsidR="00471B7F" w:rsidRDefault="008B06AD">
      <w:pPr>
        <w:pStyle w:val="af4"/>
      </w:pPr>
      <w:r>
        <w:rPr>
          <w:noProof/>
        </w:rPr>
        <w:drawing>
          <wp:inline distT="0" distB="0" distL="0" distR="0">
            <wp:extent cx="5271770" cy="1924050"/>
            <wp:effectExtent l="19050" t="0" r="5080" b="0"/>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noChangeArrowheads="1"/>
                    </pic:cNvPicPr>
                  </pic:nvPicPr>
                  <pic:blipFill>
                    <a:blip r:embed="rId20" cstate="print"/>
                    <a:srcRect/>
                    <a:stretch>
                      <a:fillRect/>
                    </a:stretch>
                  </pic:blipFill>
                  <pic:spPr>
                    <a:xfrm>
                      <a:off x="0" y="0"/>
                      <a:ext cx="5271770" cy="1924050"/>
                    </a:xfrm>
                    <a:prstGeom prst="rect">
                      <a:avLst/>
                    </a:prstGeom>
                    <a:noFill/>
                    <a:ln w="9525">
                      <a:noFill/>
                      <a:miter lim="800000"/>
                      <a:headEnd/>
                      <a:tailEnd/>
                    </a:ln>
                  </pic:spPr>
                </pic:pic>
              </a:graphicData>
            </a:graphic>
          </wp:inline>
        </w:drawing>
      </w:r>
    </w:p>
    <w:p w:rsidR="00471B7F" w:rsidRDefault="008B06AD">
      <w:pPr>
        <w:pStyle w:val="af4"/>
      </w:pPr>
      <w:r>
        <w:rPr>
          <w:noProof/>
        </w:rPr>
        <w:lastRenderedPageBreak/>
        <w:drawing>
          <wp:inline distT="0" distB="0" distL="0" distR="0">
            <wp:extent cx="5271770" cy="2210435"/>
            <wp:effectExtent l="19050" t="0" r="5080" b="0"/>
            <wp:docPr id="6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2"/>
                    <pic:cNvPicPr>
                      <a:picLocks noChangeAspect="1" noChangeArrowheads="1"/>
                    </pic:cNvPicPr>
                  </pic:nvPicPr>
                  <pic:blipFill>
                    <a:blip r:embed="rId21" cstate="print"/>
                    <a:srcRect/>
                    <a:stretch>
                      <a:fillRect/>
                    </a:stretch>
                  </pic:blipFill>
                  <pic:spPr>
                    <a:xfrm>
                      <a:off x="0" y="0"/>
                      <a:ext cx="5271770" cy="2210435"/>
                    </a:xfrm>
                    <a:prstGeom prst="rect">
                      <a:avLst/>
                    </a:prstGeom>
                    <a:noFill/>
                    <a:ln w="9525">
                      <a:noFill/>
                      <a:miter lim="800000"/>
                      <a:headEnd/>
                      <a:tailEnd/>
                    </a:ln>
                  </pic:spPr>
                </pic:pic>
              </a:graphicData>
            </a:graphic>
          </wp:inline>
        </w:drawing>
      </w:r>
    </w:p>
    <w:p w:rsidR="00471B7F" w:rsidRDefault="008B06AD">
      <w:pPr>
        <w:pStyle w:val="af4"/>
        <w:ind w:firstLine="420"/>
      </w:pPr>
      <w:r>
        <w:rPr>
          <w:rFonts w:hint="eastAsia"/>
        </w:rPr>
        <w:t>保存后的客户</w:t>
      </w:r>
      <w:r>
        <w:rPr>
          <w:rFonts w:hint="eastAsia"/>
        </w:rPr>
        <w:t>信息，在填写代开专</w:t>
      </w:r>
      <w:proofErr w:type="gramStart"/>
      <w:r>
        <w:rPr>
          <w:rFonts w:hint="eastAsia"/>
        </w:rPr>
        <w:t>票申请</w:t>
      </w:r>
      <w:proofErr w:type="gramEnd"/>
      <w:r>
        <w:rPr>
          <w:rFonts w:hint="eastAsia"/>
        </w:rPr>
        <w:t>单时，填写购方识别号后能够自动带出其他信息。</w:t>
      </w:r>
    </w:p>
    <w:p w:rsidR="00471B7F" w:rsidRDefault="00471B7F">
      <w:pPr>
        <w:pStyle w:val="af4"/>
      </w:pPr>
    </w:p>
    <w:p w:rsidR="00471B7F" w:rsidRDefault="008B06AD">
      <w:pPr>
        <w:pStyle w:val="1"/>
        <w:jc w:val="center"/>
      </w:pPr>
      <w:bookmarkStart w:id="13" w:name="_Toc29053"/>
      <w:bookmarkStart w:id="14" w:name="OLE_LINK2"/>
      <w:bookmarkStart w:id="15" w:name="OLE_LINK6"/>
      <w:r>
        <w:rPr>
          <w:rFonts w:hint="eastAsia"/>
        </w:rPr>
        <w:t>第</w:t>
      </w:r>
      <w:r>
        <w:rPr>
          <w:rFonts w:hint="eastAsia"/>
        </w:rPr>
        <w:t>2</w:t>
      </w:r>
      <w:r>
        <w:rPr>
          <w:rFonts w:hint="eastAsia"/>
        </w:rPr>
        <w:t>章</w:t>
      </w:r>
      <w:r>
        <w:rPr>
          <w:rFonts w:hint="eastAsia"/>
        </w:rPr>
        <w:t xml:space="preserve"> </w:t>
      </w:r>
      <w:r>
        <w:rPr>
          <w:rFonts w:hint="eastAsia"/>
        </w:rPr>
        <w:t>发票领用</w:t>
      </w:r>
      <w:bookmarkEnd w:id="13"/>
    </w:p>
    <w:p w:rsidR="00471B7F" w:rsidRDefault="008B06AD">
      <w:pPr>
        <w:pStyle w:val="2"/>
      </w:pPr>
      <w:bookmarkStart w:id="16" w:name="_Toc27939"/>
      <w:r>
        <w:rPr>
          <w:rFonts w:hint="eastAsia"/>
        </w:rPr>
        <w:t>2.1</w:t>
      </w:r>
      <w:r>
        <w:rPr>
          <w:rFonts w:hint="eastAsia"/>
        </w:rPr>
        <w:t>发票领用</w:t>
      </w:r>
      <w:bookmarkEnd w:id="16"/>
    </w:p>
    <w:p w:rsidR="00471B7F" w:rsidRDefault="008B06AD">
      <w:r>
        <w:rPr>
          <w:rFonts w:hint="eastAsia"/>
        </w:rPr>
        <w:t>温馨提示：</w:t>
      </w:r>
    </w:p>
    <w:p w:rsidR="00471B7F" w:rsidRDefault="008B06AD">
      <w:pPr>
        <w:ind w:firstLineChars="200" w:firstLine="480"/>
        <w:rPr>
          <w:rFonts w:ascii="宋体" w:eastAsia="宋体" w:hAnsi="宋体" w:cs="宋体"/>
          <w:sz w:val="24"/>
          <w:szCs w:val="24"/>
        </w:rPr>
      </w:pPr>
      <w:proofErr w:type="gramStart"/>
      <w:r>
        <w:rPr>
          <w:rFonts w:ascii="宋体" w:eastAsia="宋体" w:hAnsi="宋体" w:cs="宋体" w:hint="eastAsia"/>
          <w:sz w:val="24"/>
          <w:szCs w:val="24"/>
        </w:rPr>
        <w:t>电脑本地</w:t>
      </w:r>
      <w:proofErr w:type="gramEnd"/>
      <w:r>
        <w:rPr>
          <w:rFonts w:ascii="宋体" w:eastAsia="宋体" w:hAnsi="宋体" w:cs="宋体" w:hint="eastAsia"/>
          <w:sz w:val="24"/>
          <w:szCs w:val="24"/>
        </w:rPr>
        <w:t>浏览器请下载</w:t>
      </w:r>
      <w:r>
        <w:rPr>
          <w:rFonts w:ascii="宋体" w:eastAsia="宋体" w:hAnsi="宋体" w:cs="宋体" w:hint="eastAsia"/>
          <w:sz w:val="24"/>
          <w:szCs w:val="24"/>
        </w:rPr>
        <w:t>Internet Explorer 8</w:t>
      </w:r>
      <w:r>
        <w:rPr>
          <w:rFonts w:ascii="宋体" w:eastAsia="宋体" w:hAnsi="宋体" w:cs="宋体" w:hint="eastAsia"/>
          <w:sz w:val="24"/>
          <w:szCs w:val="24"/>
        </w:rPr>
        <w:t>或以上版本，否则影响您的正常显示和使用。</w:t>
      </w:r>
    </w:p>
    <w:p w:rsidR="00471B7F" w:rsidRDefault="008B06AD">
      <w:pPr>
        <w:ind w:firstLineChars="200" w:firstLine="480"/>
        <w:rPr>
          <w:rFonts w:ascii="宋体" w:eastAsia="宋体" w:hAnsi="宋体" w:cs="宋体"/>
          <w:sz w:val="24"/>
          <w:szCs w:val="24"/>
        </w:rPr>
      </w:pPr>
      <w:r>
        <w:rPr>
          <w:rFonts w:ascii="宋体" w:eastAsia="宋体" w:hAnsi="宋体" w:cs="宋体" w:hint="eastAsia"/>
          <w:sz w:val="24"/>
          <w:szCs w:val="24"/>
        </w:rPr>
        <w:t>登录网址：</w:t>
      </w:r>
      <w:hyperlink r:id="rId22" w:history="1">
        <w:r>
          <w:rPr>
            <w:rStyle w:val="aa"/>
            <w:rFonts w:ascii="宋体" w:eastAsia="宋体" w:hAnsi="宋体" w:cs="宋体" w:hint="eastAsia"/>
            <w:sz w:val="24"/>
            <w:szCs w:val="24"/>
          </w:rPr>
          <w:t>http://dzswj.sn-n-tax.gov.cn/xxmh/html/index.html</w:t>
        </w:r>
      </w:hyperlink>
    </w:p>
    <w:p w:rsidR="00471B7F" w:rsidRDefault="008B06AD">
      <w:pPr>
        <w:ind w:firstLineChars="200" w:firstLine="480"/>
        <w:rPr>
          <w:rFonts w:ascii="宋体" w:eastAsia="宋体" w:hAnsi="宋体" w:cs="宋体"/>
          <w:sz w:val="24"/>
          <w:szCs w:val="24"/>
        </w:rPr>
      </w:pPr>
      <w:r>
        <w:rPr>
          <w:rFonts w:ascii="宋体" w:eastAsia="宋体" w:hAnsi="宋体" w:cs="宋体" w:hint="eastAsia"/>
          <w:sz w:val="24"/>
          <w:szCs w:val="24"/>
        </w:rPr>
        <w:t>发票业务的电子税务局操作视频请关注电子税务局</w:t>
      </w:r>
      <w:proofErr w:type="gramStart"/>
      <w:r>
        <w:rPr>
          <w:rFonts w:ascii="宋体" w:eastAsia="宋体" w:hAnsi="宋体" w:cs="宋体" w:hint="eastAsia"/>
          <w:sz w:val="24"/>
          <w:szCs w:val="24"/>
        </w:rPr>
        <w:t>微信公众</w:t>
      </w:r>
      <w:r>
        <w:rPr>
          <w:rFonts w:ascii="宋体" w:eastAsia="宋体" w:hAnsi="宋体" w:cs="宋体" w:hint="eastAsia"/>
          <w:sz w:val="24"/>
          <w:szCs w:val="24"/>
        </w:rPr>
        <w:t>号”</w:t>
      </w:r>
      <w:proofErr w:type="gramEnd"/>
      <w:r>
        <w:rPr>
          <w:rFonts w:ascii="宋体" w:eastAsia="宋体" w:hAnsi="宋体" w:cs="宋体" w:hint="eastAsia"/>
          <w:sz w:val="24"/>
          <w:szCs w:val="24"/>
        </w:rPr>
        <w:t>金财互联陕西</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，在电子税务局栏目中点击操作视频即可查看。</w:t>
      </w:r>
    </w:p>
    <w:p w:rsidR="00471B7F" w:rsidRDefault="00471B7F"/>
    <w:p w:rsidR="00471B7F" w:rsidRDefault="008B06AD">
      <w:pPr>
        <w:pStyle w:val="3"/>
        <w:ind w:left="0" w:firstLine="0"/>
      </w:pPr>
      <w:bookmarkStart w:id="17" w:name="_Toc22320"/>
      <w:bookmarkStart w:id="18" w:name="_Toc12624"/>
      <w:r>
        <w:rPr>
          <w:rFonts w:hint="eastAsia"/>
        </w:rPr>
        <w:t>2.1.1</w:t>
      </w:r>
      <w:r>
        <w:rPr>
          <w:rFonts w:hint="eastAsia"/>
        </w:rPr>
        <w:t>功能概述</w:t>
      </w:r>
      <w:bookmarkEnd w:id="17"/>
      <w:bookmarkEnd w:id="18"/>
    </w:p>
    <w:p w:rsidR="00471B7F" w:rsidRDefault="008B06AD">
      <w:r>
        <w:rPr>
          <w:rFonts w:hint="eastAsia"/>
        </w:rPr>
        <w:t>纳税人可以网上申请领用发票。</w:t>
      </w:r>
    </w:p>
    <w:p w:rsidR="00471B7F" w:rsidRDefault="008B06AD">
      <w:pPr>
        <w:pStyle w:val="3"/>
        <w:ind w:left="0" w:firstLine="0"/>
      </w:pPr>
      <w:bookmarkStart w:id="19" w:name="_Toc32760"/>
      <w:bookmarkStart w:id="20" w:name="_Toc12190"/>
      <w:r>
        <w:rPr>
          <w:rFonts w:hint="eastAsia"/>
        </w:rPr>
        <w:lastRenderedPageBreak/>
        <w:t>2.1.2</w:t>
      </w:r>
      <w:r>
        <w:rPr>
          <w:rFonts w:hint="eastAsia"/>
        </w:rPr>
        <w:t>操作说明</w:t>
      </w:r>
      <w:bookmarkEnd w:id="19"/>
      <w:bookmarkEnd w:id="20"/>
      <w:r>
        <w:tab/>
      </w:r>
    </w:p>
    <w:p w:rsidR="00471B7F" w:rsidRDefault="008B06AD">
      <w:pPr>
        <w:pStyle w:val="ad"/>
        <w:ind w:firstLineChars="0" w:firstLine="0"/>
      </w:pPr>
      <w:r>
        <w:rPr>
          <w:noProof/>
        </w:rPr>
        <w:drawing>
          <wp:inline distT="0" distB="0" distL="0" distR="0">
            <wp:extent cx="5274310" cy="2578735"/>
            <wp:effectExtent l="0" t="0" r="2540" b="12065"/>
            <wp:docPr id="645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 name="图片 4"/>
                    <pic:cNvPicPr>
                      <a:picLocks noChangeAspect="1" noChangeArrowheads="1"/>
                    </pic:cNvPicPr>
                  </pic:nvPicPr>
                  <pic:blipFill>
                    <a:blip r:embed="rId2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2578735"/>
                    </a:xfrm>
                    <a:prstGeom prst="rect">
                      <a:avLst/>
                    </a:prstGeom>
                    <a:noFill/>
                    <a:ln>
                      <a:noFill/>
                    </a:ln>
                  </pic:spPr>
                </pic:pic>
              </a:graphicData>
            </a:graphic>
          </wp:inline>
        </w:drawing>
      </w:r>
    </w:p>
    <w:p w:rsidR="00471B7F" w:rsidRDefault="008B06AD">
      <w:pPr>
        <w:pStyle w:val="ad"/>
        <w:ind w:firstLine="480"/>
      </w:pPr>
      <w:r>
        <w:rPr>
          <w:rFonts w:hint="eastAsia"/>
        </w:rPr>
        <w:t>进入发票领用界面，点击【新增】，即可带出所能申请的发票信息界面。申请数量可修改，确认申请数量无误后点击提交。</w:t>
      </w:r>
    </w:p>
    <w:p w:rsidR="00471B7F" w:rsidRDefault="008B06AD">
      <w:pPr>
        <w:pStyle w:val="ad"/>
        <w:ind w:firstLineChars="0" w:firstLine="0"/>
      </w:pPr>
      <w:r>
        <w:rPr>
          <w:noProof/>
        </w:rPr>
        <w:drawing>
          <wp:inline distT="0" distB="0" distL="0" distR="0">
            <wp:extent cx="5274310" cy="2697480"/>
            <wp:effectExtent l="0" t="0" r="0" b="0"/>
            <wp:docPr id="645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0" name="图片 7"/>
                    <pic:cNvPicPr>
                      <a:picLocks noChangeAspect="1" noChangeArrowheads="1"/>
                    </pic:cNvPicPr>
                  </pic:nvPicPr>
                  <pic:blipFill>
                    <a:blip r:embed="rId2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2697480"/>
                    </a:xfrm>
                    <a:prstGeom prst="rect">
                      <a:avLst/>
                    </a:prstGeom>
                    <a:noFill/>
                    <a:ln>
                      <a:noFill/>
                    </a:ln>
                  </pic:spPr>
                </pic:pic>
              </a:graphicData>
            </a:graphic>
          </wp:inline>
        </w:drawing>
      </w:r>
    </w:p>
    <w:p w:rsidR="00471B7F" w:rsidRDefault="008B06AD">
      <w:pPr>
        <w:pStyle w:val="ad"/>
        <w:ind w:firstLine="480"/>
      </w:pPr>
      <w:r>
        <w:rPr>
          <w:rFonts w:hint="eastAsia"/>
        </w:rPr>
        <w:t>选择需要领取的发票种类，填写份数，选择领取方式和出票大厅后，点击【提交】按钮，系统进行保存。具体如下图：</w:t>
      </w:r>
    </w:p>
    <w:p w:rsidR="00471B7F" w:rsidRDefault="008B06AD">
      <w:pPr>
        <w:pStyle w:val="ad"/>
        <w:ind w:firstLine="480"/>
      </w:pPr>
      <w:r>
        <w:rPr>
          <w:rFonts w:hint="eastAsia"/>
        </w:rPr>
        <w:t>用户可选择多种领取方式。</w:t>
      </w:r>
      <w:r>
        <w:rPr>
          <w:rFonts w:hint="eastAsia"/>
        </w:rPr>
        <w:t>1</w:t>
      </w:r>
      <w:r>
        <w:rPr>
          <w:rFonts w:hint="eastAsia"/>
        </w:rPr>
        <w:t>、快递领取</w:t>
      </w:r>
      <w:r>
        <w:rPr>
          <w:rFonts w:hint="eastAsia"/>
        </w:rPr>
        <w:t>2</w:t>
      </w:r>
      <w:r>
        <w:rPr>
          <w:rFonts w:hint="eastAsia"/>
        </w:rPr>
        <w:t>、上门领取（窗口）</w:t>
      </w:r>
    </w:p>
    <w:p w:rsidR="00471B7F" w:rsidRDefault="008B06AD">
      <w:pPr>
        <w:pStyle w:val="ad"/>
        <w:ind w:firstLine="480"/>
      </w:pPr>
      <w:r>
        <w:t>需要选择</w:t>
      </w:r>
      <w:r>
        <w:rPr>
          <w:rFonts w:hint="eastAsia"/>
        </w:rPr>
        <w:t>出票大厅，</w:t>
      </w:r>
      <w:r>
        <w:t>如下图</w:t>
      </w:r>
      <w:r>
        <w:rPr>
          <w:rFonts w:hint="eastAsia"/>
        </w:rPr>
        <w:t>：</w:t>
      </w:r>
    </w:p>
    <w:p w:rsidR="00471B7F" w:rsidRDefault="00471B7F">
      <w:pPr>
        <w:pStyle w:val="ad"/>
        <w:ind w:firstLine="480"/>
      </w:pPr>
    </w:p>
    <w:p w:rsidR="00471B7F" w:rsidRDefault="008B06AD">
      <w:pPr>
        <w:pStyle w:val="ad"/>
        <w:ind w:firstLineChars="0" w:firstLine="0"/>
      </w:pPr>
      <w:r>
        <w:rPr>
          <w:noProof/>
        </w:rPr>
        <w:lastRenderedPageBreak/>
        <w:drawing>
          <wp:inline distT="0" distB="0" distL="0" distR="0">
            <wp:extent cx="5274310" cy="264541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5" cstate="print"/>
                    <a:stretch>
                      <a:fillRect/>
                    </a:stretch>
                  </pic:blipFill>
                  <pic:spPr>
                    <a:xfrm>
                      <a:off x="0" y="0"/>
                      <a:ext cx="5274310" cy="2645410"/>
                    </a:xfrm>
                    <a:prstGeom prst="rect">
                      <a:avLst/>
                    </a:prstGeom>
                  </pic:spPr>
                </pic:pic>
              </a:graphicData>
            </a:graphic>
          </wp:inline>
        </w:drawing>
      </w:r>
    </w:p>
    <w:p w:rsidR="00471B7F" w:rsidRDefault="008B06AD">
      <w:pPr>
        <w:pStyle w:val="ad"/>
        <w:ind w:firstLineChars="0" w:firstLine="0"/>
      </w:pPr>
      <w:r>
        <w:rPr>
          <w:rFonts w:hint="eastAsia"/>
        </w:rPr>
        <w:t>选择好点击保存提交后，系统提示如下图：</w:t>
      </w:r>
    </w:p>
    <w:p w:rsidR="00471B7F" w:rsidRDefault="008B06AD">
      <w:pPr>
        <w:pStyle w:val="ad"/>
        <w:ind w:firstLineChars="0" w:firstLine="0"/>
      </w:pPr>
      <w:r>
        <w:rPr>
          <w:noProof/>
        </w:rPr>
        <w:drawing>
          <wp:inline distT="0" distB="0" distL="0" distR="0">
            <wp:extent cx="5274310" cy="2649855"/>
            <wp:effectExtent l="0" t="0" r="0" b="0"/>
            <wp:docPr id="645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1" name="图片 8"/>
                    <pic:cNvPicPr>
                      <a:picLocks noChangeAspect="1" noChangeArrowheads="1"/>
                    </pic:cNvPicPr>
                  </pic:nvPicPr>
                  <pic:blipFill>
                    <a:blip r:embed="rId2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2649855"/>
                    </a:xfrm>
                    <a:prstGeom prst="rect">
                      <a:avLst/>
                    </a:prstGeom>
                    <a:noFill/>
                    <a:ln>
                      <a:noFill/>
                    </a:ln>
                  </pic:spPr>
                </pic:pic>
              </a:graphicData>
            </a:graphic>
          </wp:inline>
        </w:drawing>
      </w:r>
    </w:p>
    <w:p w:rsidR="00471B7F" w:rsidRDefault="008B06AD">
      <w:pPr>
        <w:pStyle w:val="ad"/>
        <w:ind w:firstLineChars="0" w:firstLine="0"/>
      </w:pPr>
      <w:r>
        <w:rPr>
          <w:rFonts w:hint="eastAsia"/>
        </w:rPr>
        <w:t>注意事项：</w:t>
      </w:r>
    </w:p>
    <w:p w:rsidR="00471B7F" w:rsidRDefault="008B06AD">
      <w:pPr>
        <w:pStyle w:val="ad"/>
        <w:ind w:firstLine="480"/>
      </w:pPr>
      <w:r>
        <w:rPr>
          <w:rFonts w:hint="eastAsia"/>
        </w:rPr>
        <w:t>纳税人在选择使用快递方式领取发时</w:t>
      </w:r>
      <w:r>
        <w:rPr>
          <w:rFonts w:hint="eastAsia"/>
        </w:rPr>
        <w:t>,</w:t>
      </w:r>
      <w:r>
        <w:rPr>
          <w:rFonts w:hint="eastAsia"/>
        </w:rPr>
        <w:t>由税局人员进行远程写卡，纳税人在收到邮寄的纸质发票后，需要在相关的开票软件中对发票的信息进行下载。</w:t>
      </w:r>
    </w:p>
    <w:p w:rsidR="00471B7F" w:rsidRDefault="008B06AD">
      <w:pPr>
        <w:pStyle w:val="ad"/>
        <w:ind w:firstLine="480"/>
        <w:rPr>
          <w:szCs w:val="24"/>
        </w:rPr>
      </w:pPr>
      <w:r>
        <w:rPr>
          <w:rFonts w:hint="eastAsia"/>
        </w:rPr>
        <w:t>金税盘：</w:t>
      </w:r>
      <w:r>
        <w:rPr>
          <w:noProof/>
        </w:rPr>
        <w:drawing>
          <wp:inline distT="0" distB="0" distL="114300" distR="114300">
            <wp:extent cx="2694940" cy="1438275"/>
            <wp:effectExtent l="0" t="0" r="1016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cstate="print"/>
                    <a:stretch>
                      <a:fillRect/>
                    </a:stretch>
                  </pic:blipFill>
                  <pic:spPr>
                    <a:xfrm>
                      <a:off x="0" y="0"/>
                      <a:ext cx="2694940" cy="1438275"/>
                    </a:xfrm>
                    <a:prstGeom prst="rect">
                      <a:avLst/>
                    </a:prstGeom>
                    <a:noFill/>
                    <a:ln w="9525">
                      <a:noFill/>
                    </a:ln>
                  </pic:spPr>
                </pic:pic>
              </a:graphicData>
            </a:graphic>
          </wp:inline>
        </w:drawing>
      </w:r>
      <w:bookmarkStart w:id="21" w:name="_GoBack"/>
      <w:bookmarkEnd w:id="21"/>
    </w:p>
    <w:p w:rsidR="00471B7F" w:rsidRDefault="00471B7F">
      <w:pPr>
        <w:pStyle w:val="ad"/>
        <w:ind w:firstLine="480"/>
        <w:rPr>
          <w:szCs w:val="24"/>
        </w:rPr>
      </w:pPr>
    </w:p>
    <w:p w:rsidR="00471B7F" w:rsidRDefault="008B06AD">
      <w:pPr>
        <w:pStyle w:val="ad"/>
        <w:ind w:firstLine="480"/>
        <w:rPr>
          <w:szCs w:val="24"/>
        </w:rPr>
      </w:pPr>
      <w:r>
        <w:rPr>
          <w:rFonts w:hint="eastAsia"/>
          <w:szCs w:val="24"/>
        </w:rPr>
        <w:lastRenderedPageBreak/>
        <w:t>税控盘</w:t>
      </w:r>
      <w:r>
        <w:rPr>
          <w:rFonts w:hint="eastAsia"/>
          <w:szCs w:val="24"/>
        </w:rPr>
        <w:t>:</w:t>
      </w:r>
      <w:r>
        <w:rPr>
          <w:noProof/>
        </w:rPr>
        <w:drawing>
          <wp:inline distT="0" distB="0" distL="114300" distR="114300">
            <wp:extent cx="2675890" cy="1638300"/>
            <wp:effectExtent l="0" t="0" r="1016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cstate="print"/>
                    <a:stretch>
                      <a:fillRect/>
                    </a:stretch>
                  </pic:blipFill>
                  <pic:spPr>
                    <a:xfrm>
                      <a:off x="0" y="0"/>
                      <a:ext cx="2675890" cy="1638300"/>
                    </a:xfrm>
                    <a:prstGeom prst="rect">
                      <a:avLst/>
                    </a:prstGeom>
                    <a:noFill/>
                    <a:ln w="9525">
                      <a:noFill/>
                    </a:ln>
                  </pic:spPr>
                </pic:pic>
              </a:graphicData>
            </a:graphic>
          </wp:inline>
        </w:drawing>
      </w:r>
    </w:p>
    <w:p w:rsidR="00471B7F" w:rsidRDefault="008B06AD">
      <w:pPr>
        <w:pStyle w:val="1"/>
        <w:jc w:val="center"/>
      </w:pPr>
      <w:bookmarkStart w:id="22" w:name="_Toc17317"/>
      <w:bookmarkEnd w:id="14"/>
      <w:bookmarkEnd w:id="15"/>
      <w:r>
        <w:rPr>
          <w:rFonts w:hint="eastAsia"/>
        </w:rPr>
        <w:t>第</w:t>
      </w:r>
      <w:r>
        <w:rPr>
          <w:rFonts w:hint="eastAsia"/>
        </w:rPr>
        <w:t>3</w:t>
      </w:r>
      <w:r>
        <w:rPr>
          <w:rFonts w:hint="eastAsia"/>
        </w:rPr>
        <w:t>章</w:t>
      </w:r>
      <w:r>
        <w:rPr>
          <w:rFonts w:hint="eastAsia"/>
        </w:rPr>
        <w:t xml:space="preserve"> </w:t>
      </w:r>
      <w:r>
        <w:rPr>
          <w:rFonts w:hint="eastAsia"/>
        </w:rPr>
        <w:t>发票验旧</w:t>
      </w:r>
      <w:bookmarkEnd w:id="22"/>
    </w:p>
    <w:p w:rsidR="00471B7F" w:rsidRDefault="008B06AD">
      <w:pPr>
        <w:pStyle w:val="2"/>
      </w:pPr>
      <w:bookmarkStart w:id="23" w:name="_Toc19565"/>
      <w:r>
        <w:rPr>
          <w:rFonts w:hint="eastAsia"/>
        </w:rPr>
        <w:t>3.1</w:t>
      </w:r>
      <w:r>
        <w:rPr>
          <w:rFonts w:hint="eastAsia"/>
        </w:rPr>
        <w:t>功能描述</w:t>
      </w:r>
      <w:bookmarkEnd w:id="23"/>
    </w:p>
    <w:p w:rsidR="00471B7F" w:rsidRDefault="008B06AD">
      <w:r>
        <w:rPr>
          <w:rFonts w:hint="eastAsia"/>
        </w:rPr>
        <w:t>温馨提示：</w:t>
      </w:r>
    </w:p>
    <w:p w:rsidR="00471B7F" w:rsidRDefault="008B06AD">
      <w:pPr>
        <w:ind w:firstLineChars="200" w:firstLine="480"/>
        <w:rPr>
          <w:rFonts w:ascii="宋体" w:eastAsia="宋体" w:hAnsi="宋体" w:cs="宋体"/>
          <w:sz w:val="24"/>
          <w:szCs w:val="24"/>
        </w:rPr>
      </w:pPr>
      <w:proofErr w:type="gramStart"/>
      <w:r>
        <w:rPr>
          <w:rFonts w:ascii="宋体" w:eastAsia="宋体" w:hAnsi="宋体" w:cs="宋体" w:hint="eastAsia"/>
          <w:sz w:val="24"/>
          <w:szCs w:val="24"/>
        </w:rPr>
        <w:t>电脑本地</w:t>
      </w:r>
      <w:proofErr w:type="gramEnd"/>
      <w:r>
        <w:rPr>
          <w:rFonts w:ascii="宋体" w:eastAsia="宋体" w:hAnsi="宋体" w:cs="宋体" w:hint="eastAsia"/>
          <w:sz w:val="24"/>
          <w:szCs w:val="24"/>
        </w:rPr>
        <w:t>浏览器请下载</w:t>
      </w:r>
      <w:r>
        <w:rPr>
          <w:rFonts w:ascii="宋体" w:eastAsia="宋体" w:hAnsi="宋体" w:cs="宋体" w:hint="eastAsia"/>
          <w:sz w:val="24"/>
          <w:szCs w:val="24"/>
        </w:rPr>
        <w:t>Internet Explorer 8</w:t>
      </w:r>
      <w:r>
        <w:rPr>
          <w:rFonts w:ascii="宋体" w:eastAsia="宋体" w:hAnsi="宋体" w:cs="宋体" w:hint="eastAsia"/>
          <w:sz w:val="24"/>
          <w:szCs w:val="24"/>
        </w:rPr>
        <w:t>或以上版本，否则影响您的正常显示和使用。</w:t>
      </w:r>
    </w:p>
    <w:p w:rsidR="00471B7F" w:rsidRDefault="008B06AD">
      <w:pPr>
        <w:ind w:firstLineChars="200" w:firstLine="480"/>
        <w:rPr>
          <w:rFonts w:ascii="宋体" w:eastAsia="宋体" w:hAnsi="宋体" w:cs="宋体"/>
          <w:sz w:val="24"/>
          <w:szCs w:val="24"/>
        </w:rPr>
      </w:pPr>
      <w:r>
        <w:rPr>
          <w:rFonts w:ascii="宋体" w:eastAsia="宋体" w:hAnsi="宋体" w:cs="宋体" w:hint="eastAsia"/>
          <w:sz w:val="24"/>
          <w:szCs w:val="24"/>
        </w:rPr>
        <w:t>登录网址：</w:t>
      </w:r>
      <w:hyperlink r:id="rId29" w:history="1">
        <w:r>
          <w:rPr>
            <w:rStyle w:val="aa"/>
            <w:rFonts w:ascii="宋体" w:eastAsia="宋体" w:hAnsi="宋体" w:cs="宋体" w:hint="eastAsia"/>
            <w:sz w:val="24"/>
            <w:szCs w:val="24"/>
          </w:rPr>
          <w:t>http://dzswj.sn-n-tax.gov.cn/xxmh/h</w:t>
        </w:r>
        <w:r>
          <w:rPr>
            <w:rStyle w:val="aa"/>
            <w:rFonts w:ascii="宋体" w:eastAsia="宋体" w:hAnsi="宋体" w:cs="宋体" w:hint="eastAsia"/>
            <w:sz w:val="24"/>
            <w:szCs w:val="24"/>
          </w:rPr>
          <w:t>tml/index.html</w:t>
        </w:r>
      </w:hyperlink>
    </w:p>
    <w:p w:rsidR="00471B7F" w:rsidRDefault="008B06AD">
      <w:pPr>
        <w:ind w:firstLineChars="200" w:firstLine="480"/>
        <w:rPr>
          <w:rFonts w:ascii="宋体" w:eastAsia="宋体" w:hAnsi="宋体" w:cs="宋体"/>
          <w:sz w:val="24"/>
          <w:szCs w:val="24"/>
        </w:rPr>
      </w:pPr>
      <w:r>
        <w:rPr>
          <w:rFonts w:ascii="宋体" w:eastAsia="宋体" w:hAnsi="宋体" w:cs="宋体" w:hint="eastAsia"/>
          <w:sz w:val="24"/>
          <w:szCs w:val="24"/>
        </w:rPr>
        <w:t>发票业务的电子税务局操作视频请关注电子税务局</w:t>
      </w:r>
      <w:proofErr w:type="gramStart"/>
      <w:r>
        <w:rPr>
          <w:rFonts w:ascii="宋体" w:eastAsia="宋体" w:hAnsi="宋体" w:cs="宋体" w:hint="eastAsia"/>
          <w:sz w:val="24"/>
          <w:szCs w:val="24"/>
        </w:rPr>
        <w:t>微信公众号”</w:t>
      </w:r>
      <w:proofErr w:type="gramEnd"/>
      <w:r>
        <w:rPr>
          <w:rFonts w:ascii="宋体" w:eastAsia="宋体" w:hAnsi="宋体" w:cs="宋体" w:hint="eastAsia"/>
          <w:sz w:val="24"/>
          <w:szCs w:val="24"/>
        </w:rPr>
        <w:t>金财互联陕西</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，在电子税务局栏目中点击操作视频即可查看。</w:t>
      </w:r>
    </w:p>
    <w:p w:rsidR="00471B7F" w:rsidRDefault="00471B7F"/>
    <w:p w:rsidR="00471B7F" w:rsidRDefault="00471B7F"/>
    <w:p w:rsidR="00471B7F" w:rsidRDefault="008B06AD">
      <w:pPr>
        <w:pStyle w:val="2"/>
      </w:pPr>
      <w:bookmarkStart w:id="24" w:name="_Toc20075"/>
      <w:r>
        <w:rPr>
          <w:rFonts w:hint="eastAsia"/>
        </w:rPr>
        <w:t>3.</w:t>
      </w:r>
      <w:r>
        <w:rPr>
          <w:rFonts w:hint="eastAsia"/>
        </w:rPr>
        <w:t>2</w:t>
      </w:r>
      <w:r>
        <w:rPr>
          <w:rFonts w:hint="eastAsia"/>
        </w:rPr>
        <w:t>操作说明</w:t>
      </w:r>
      <w:bookmarkEnd w:id="24"/>
    </w:p>
    <w:p w:rsidR="00471B7F" w:rsidRDefault="008B06AD">
      <w:pPr>
        <w:pStyle w:val="ad"/>
        <w:ind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输入“用户名、密码、验证码”，登录电子税务局</w:t>
      </w:r>
    </w:p>
    <w:p w:rsidR="00471B7F" w:rsidRDefault="008B06AD">
      <w:pPr>
        <w:pStyle w:val="ad"/>
        <w:ind w:firstLineChars="0" w:firstLine="0"/>
        <w:rPr>
          <w:rFonts w:asciiTheme="minorEastAsia" w:eastAsiaTheme="minorEastAsia" w:hAnsiTheme="minorEastAsia"/>
          <w:sz w:val="28"/>
          <w:szCs w:val="28"/>
        </w:rPr>
      </w:pPr>
      <w:r>
        <w:rPr>
          <w:noProof/>
        </w:rPr>
        <w:lastRenderedPageBreak/>
        <w:drawing>
          <wp:inline distT="0" distB="0" distL="0" distR="0">
            <wp:extent cx="5274310" cy="34912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cstate="print"/>
                    <a:stretch>
                      <a:fillRect/>
                    </a:stretch>
                  </pic:blipFill>
                  <pic:spPr>
                    <a:xfrm>
                      <a:off x="0" y="0"/>
                      <a:ext cx="5274310" cy="3491230"/>
                    </a:xfrm>
                    <a:prstGeom prst="rect">
                      <a:avLst/>
                    </a:prstGeom>
                  </pic:spPr>
                </pic:pic>
              </a:graphicData>
            </a:graphic>
          </wp:inline>
        </w:drawing>
      </w:r>
    </w:p>
    <w:p w:rsidR="00471B7F" w:rsidRDefault="008B06AD">
      <w:pPr>
        <w:pStyle w:val="ad"/>
        <w:ind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发票管理</w:t>
      </w:r>
      <w:r>
        <w:rPr>
          <w:rFonts w:asciiTheme="minorEastAsia" w:eastAsiaTheme="minorEastAsia" w:hAnsiTheme="minorEastAsia" w:hint="eastAsia"/>
          <w:sz w:val="28"/>
          <w:szCs w:val="28"/>
        </w:rPr>
        <w:t>-&gt;</w:t>
      </w:r>
      <w:r>
        <w:rPr>
          <w:rFonts w:asciiTheme="minorEastAsia" w:eastAsiaTheme="minorEastAsia" w:hAnsiTheme="minorEastAsia" w:hint="eastAsia"/>
          <w:sz w:val="28"/>
          <w:szCs w:val="28"/>
        </w:rPr>
        <w:t>发票验旧</w:t>
      </w:r>
      <w:r>
        <w:rPr>
          <w:rFonts w:asciiTheme="minorEastAsia" w:eastAsiaTheme="minorEastAsia" w:hAnsiTheme="minorEastAsia" w:hint="eastAsia"/>
          <w:sz w:val="28"/>
          <w:szCs w:val="28"/>
        </w:rPr>
        <w:t>-&gt;</w:t>
      </w:r>
      <w:r>
        <w:rPr>
          <w:rFonts w:asciiTheme="minorEastAsia" w:eastAsiaTheme="minorEastAsia" w:hAnsiTheme="minorEastAsia" w:hint="eastAsia"/>
          <w:sz w:val="28"/>
          <w:szCs w:val="28"/>
        </w:rPr>
        <w:t>办理，进入发票验旧界面。</w:t>
      </w:r>
    </w:p>
    <w:p w:rsidR="00471B7F" w:rsidRDefault="008B06AD">
      <w:pPr>
        <w:pStyle w:val="ad"/>
        <w:ind w:firstLineChars="0" w:firstLine="0"/>
        <w:rPr>
          <w:rFonts w:asciiTheme="minorEastAsia" w:eastAsiaTheme="minorEastAsia" w:hAnsiTheme="minorEastAsia"/>
          <w:sz w:val="28"/>
          <w:szCs w:val="28"/>
        </w:rPr>
      </w:pPr>
      <w:r>
        <w:rPr>
          <w:noProof/>
        </w:rPr>
        <w:drawing>
          <wp:inline distT="0" distB="0" distL="0" distR="0">
            <wp:extent cx="5274310" cy="18624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cstate="print"/>
                    <a:stretch>
                      <a:fillRect/>
                    </a:stretch>
                  </pic:blipFill>
                  <pic:spPr>
                    <a:xfrm>
                      <a:off x="0" y="0"/>
                      <a:ext cx="5274310" cy="1862491"/>
                    </a:xfrm>
                    <a:prstGeom prst="rect">
                      <a:avLst/>
                    </a:prstGeom>
                  </pic:spPr>
                </pic:pic>
              </a:graphicData>
            </a:graphic>
          </wp:inline>
        </w:drawing>
      </w:r>
    </w:p>
    <w:p w:rsidR="00471B7F" w:rsidRDefault="008B06AD">
      <w:pPr>
        <w:pStyle w:val="ad"/>
        <w:ind w:firstLineChars="0" w:firstLine="0"/>
        <w:rPr>
          <w:b/>
          <w:sz w:val="30"/>
          <w:szCs w:val="30"/>
        </w:rPr>
      </w:pPr>
      <w:r>
        <w:rPr>
          <w:rFonts w:hint="eastAsia"/>
          <w:b/>
          <w:sz w:val="30"/>
          <w:szCs w:val="30"/>
        </w:rPr>
        <w:t>3.1.1.1</w:t>
      </w:r>
      <w:r>
        <w:rPr>
          <w:rFonts w:hint="eastAsia"/>
          <w:b/>
          <w:sz w:val="30"/>
          <w:szCs w:val="30"/>
        </w:rPr>
        <w:t>机动车</w:t>
      </w:r>
      <w:r>
        <w:rPr>
          <w:b/>
          <w:sz w:val="30"/>
          <w:szCs w:val="30"/>
        </w:rPr>
        <w:t>发票验旧</w:t>
      </w:r>
      <w:r>
        <w:rPr>
          <w:rFonts w:hint="eastAsia"/>
          <w:b/>
          <w:sz w:val="30"/>
          <w:szCs w:val="30"/>
        </w:rPr>
        <w:t>，税控发票验旧</w:t>
      </w:r>
    </w:p>
    <w:p w:rsidR="00471B7F" w:rsidRDefault="008B06AD">
      <w:pPr>
        <w:pStyle w:val="ad"/>
        <w:ind w:firstLineChars="0" w:firstLine="0"/>
        <w:rPr>
          <w:sz w:val="28"/>
          <w:szCs w:val="28"/>
        </w:rPr>
      </w:pPr>
      <w:r>
        <w:rPr>
          <w:rFonts w:hint="eastAsia"/>
          <w:sz w:val="28"/>
          <w:szCs w:val="28"/>
        </w:rPr>
        <w:t>1)</w:t>
      </w:r>
      <w:r>
        <w:rPr>
          <w:rFonts w:hint="eastAsia"/>
          <w:sz w:val="28"/>
          <w:szCs w:val="28"/>
        </w:rPr>
        <w:t>点击选择需要验旧的发票模块，</w:t>
      </w:r>
      <w:r>
        <w:rPr>
          <w:sz w:val="28"/>
          <w:szCs w:val="28"/>
        </w:rPr>
        <w:t>在发票</w:t>
      </w:r>
      <w:r>
        <w:rPr>
          <w:rFonts w:hint="eastAsia"/>
          <w:sz w:val="28"/>
          <w:szCs w:val="28"/>
        </w:rPr>
        <w:t>种类</w:t>
      </w:r>
      <w:r>
        <w:rPr>
          <w:sz w:val="28"/>
          <w:szCs w:val="28"/>
        </w:rPr>
        <w:t>下拉框选择需要验旧的防伪税控发票</w:t>
      </w:r>
      <w:r>
        <w:rPr>
          <w:rFonts w:hint="eastAsia"/>
          <w:sz w:val="28"/>
          <w:szCs w:val="28"/>
        </w:rPr>
        <w:t>种类；</w:t>
      </w:r>
    </w:p>
    <w:p w:rsidR="00471B7F" w:rsidRDefault="008B06AD">
      <w:pPr>
        <w:pStyle w:val="ad"/>
        <w:ind w:firstLineChars="0" w:firstLine="0"/>
        <w:rPr>
          <w:sz w:val="28"/>
          <w:szCs w:val="28"/>
        </w:rPr>
      </w:pPr>
      <w:r>
        <w:rPr>
          <w:noProof/>
        </w:rPr>
        <w:lastRenderedPageBreak/>
        <w:drawing>
          <wp:inline distT="0" distB="0" distL="114300" distR="114300">
            <wp:extent cx="5273040" cy="3114675"/>
            <wp:effectExtent l="0" t="0" r="381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2" cstate="print"/>
                    <a:stretch>
                      <a:fillRect/>
                    </a:stretch>
                  </pic:blipFill>
                  <pic:spPr>
                    <a:xfrm>
                      <a:off x="0" y="0"/>
                      <a:ext cx="5273040" cy="3114675"/>
                    </a:xfrm>
                    <a:prstGeom prst="rect">
                      <a:avLst/>
                    </a:prstGeom>
                    <a:noFill/>
                    <a:ln w="9525">
                      <a:noFill/>
                    </a:ln>
                  </pic:spPr>
                </pic:pic>
              </a:graphicData>
            </a:graphic>
          </wp:inline>
        </w:drawing>
      </w:r>
    </w:p>
    <w:p w:rsidR="00471B7F" w:rsidRDefault="008B06AD">
      <w:pPr>
        <w:pStyle w:val="ad"/>
        <w:ind w:firstLineChars="0" w:firstLine="0"/>
        <w:rPr>
          <w:sz w:val="28"/>
          <w:szCs w:val="28"/>
        </w:rPr>
      </w:pPr>
      <w:r>
        <w:rPr>
          <w:rFonts w:hint="eastAsia"/>
          <w:sz w:val="28"/>
          <w:szCs w:val="28"/>
        </w:rPr>
        <w:t>2)</w:t>
      </w:r>
      <w:r>
        <w:rPr>
          <w:sz w:val="28"/>
          <w:szCs w:val="28"/>
        </w:rPr>
        <w:t>点击</w:t>
      </w:r>
      <w:r>
        <w:rPr>
          <w:rFonts w:hint="eastAsia"/>
          <w:sz w:val="28"/>
          <w:szCs w:val="28"/>
        </w:rPr>
        <w:t>“</w:t>
      </w:r>
      <w:r>
        <w:rPr>
          <w:sz w:val="28"/>
          <w:szCs w:val="28"/>
        </w:rPr>
        <w:t>查询</w:t>
      </w:r>
      <w:r>
        <w:rPr>
          <w:rFonts w:hint="eastAsia"/>
          <w:sz w:val="28"/>
          <w:szCs w:val="28"/>
        </w:rPr>
        <w:t>”</w:t>
      </w:r>
      <w:r>
        <w:rPr>
          <w:sz w:val="28"/>
          <w:szCs w:val="28"/>
        </w:rPr>
        <w:t>按钮</w:t>
      </w:r>
      <w:r>
        <w:rPr>
          <w:rFonts w:hint="eastAsia"/>
          <w:sz w:val="28"/>
          <w:szCs w:val="28"/>
        </w:rPr>
        <w:t>。</w:t>
      </w:r>
    </w:p>
    <w:p w:rsidR="00471B7F" w:rsidRDefault="008B06AD">
      <w:pPr>
        <w:rPr>
          <w:sz w:val="28"/>
          <w:szCs w:val="28"/>
        </w:rPr>
      </w:pPr>
      <w:r>
        <w:rPr>
          <w:noProof/>
        </w:rPr>
        <w:drawing>
          <wp:inline distT="0" distB="0" distL="0" distR="0">
            <wp:extent cx="5274310" cy="11918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cstate="print"/>
                    <a:stretch>
                      <a:fillRect/>
                    </a:stretch>
                  </pic:blipFill>
                  <pic:spPr>
                    <a:xfrm>
                      <a:off x="0" y="0"/>
                      <a:ext cx="5274310" cy="1192214"/>
                    </a:xfrm>
                    <a:prstGeom prst="rect">
                      <a:avLst/>
                    </a:prstGeom>
                  </pic:spPr>
                </pic:pic>
              </a:graphicData>
            </a:graphic>
          </wp:inline>
        </w:drawing>
      </w:r>
    </w:p>
    <w:p w:rsidR="00471B7F" w:rsidRDefault="008B06AD">
      <w:pPr>
        <w:pStyle w:val="ad"/>
        <w:ind w:firstLineChars="0" w:firstLine="0"/>
        <w:rPr>
          <w:sz w:val="28"/>
          <w:szCs w:val="28"/>
        </w:rPr>
      </w:pPr>
      <w:r>
        <w:rPr>
          <w:rFonts w:hint="eastAsia"/>
          <w:sz w:val="28"/>
          <w:szCs w:val="28"/>
        </w:rPr>
        <w:t>3)</w:t>
      </w:r>
      <w:r>
        <w:rPr>
          <w:sz w:val="28"/>
          <w:szCs w:val="28"/>
        </w:rPr>
        <w:t>系统会根据开票起止日期</w:t>
      </w:r>
      <w:r>
        <w:rPr>
          <w:rFonts w:hint="eastAsia"/>
          <w:sz w:val="28"/>
          <w:szCs w:val="28"/>
        </w:rPr>
        <w:t>，</w:t>
      </w:r>
      <w:r>
        <w:rPr>
          <w:sz w:val="28"/>
          <w:szCs w:val="28"/>
        </w:rPr>
        <w:t>自动查询防伪税控开票系统</w:t>
      </w:r>
      <w:r>
        <w:rPr>
          <w:rFonts w:hint="eastAsia"/>
          <w:sz w:val="28"/>
          <w:szCs w:val="28"/>
        </w:rPr>
        <w:t>，</w:t>
      </w:r>
      <w:r>
        <w:rPr>
          <w:sz w:val="28"/>
          <w:szCs w:val="28"/>
        </w:rPr>
        <w:t>将开票数据展示在待验旧列表中</w:t>
      </w:r>
      <w:r>
        <w:rPr>
          <w:rFonts w:hint="eastAsia"/>
          <w:sz w:val="28"/>
          <w:szCs w:val="28"/>
        </w:rPr>
        <w:t>.(</w:t>
      </w:r>
      <w:r>
        <w:rPr>
          <w:rFonts w:hint="eastAsia"/>
          <w:sz w:val="28"/>
          <w:szCs w:val="28"/>
        </w:rPr>
        <w:t>建议按月或者按季度查询发票开具信息并进行验旧。</w:t>
      </w:r>
      <w:r>
        <w:rPr>
          <w:rFonts w:hint="eastAsia"/>
          <w:sz w:val="28"/>
          <w:szCs w:val="28"/>
        </w:rPr>
        <w:t>)</w:t>
      </w:r>
    </w:p>
    <w:p w:rsidR="00471B7F" w:rsidRDefault="008B06AD">
      <w:pPr>
        <w:pStyle w:val="ad"/>
        <w:ind w:firstLineChars="0" w:firstLine="0"/>
        <w:rPr>
          <w:sz w:val="28"/>
          <w:szCs w:val="28"/>
        </w:rPr>
      </w:pPr>
      <w:r>
        <w:rPr>
          <w:noProof/>
        </w:rPr>
        <w:drawing>
          <wp:inline distT="0" distB="0" distL="0" distR="0">
            <wp:extent cx="5274310" cy="2320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cstate="print"/>
                    <a:stretch>
                      <a:fillRect/>
                    </a:stretch>
                  </pic:blipFill>
                  <pic:spPr>
                    <a:xfrm>
                      <a:off x="0" y="0"/>
                      <a:ext cx="5274310" cy="2320941"/>
                    </a:xfrm>
                    <a:prstGeom prst="rect">
                      <a:avLst/>
                    </a:prstGeom>
                  </pic:spPr>
                </pic:pic>
              </a:graphicData>
            </a:graphic>
          </wp:inline>
        </w:drawing>
      </w:r>
    </w:p>
    <w:p w:rsidR="00471B7F" w:rsidRDefault="008B06AD">
      <w:pPr>
        <w:pStyle w:val="ad"/>
        <w:ind w:firstLineChars="0" w:firstLine="0"/>
        <w:rPr>
          <w:sz w:val="28"/>
          <w:szCs w:val="28"/>
        </w:rPr>
      </w:pPr>
      <w:r>
        <w:rPr>
          <w:rFonts w:hint="eastAsia"/>
          <w:sz w:val="28"/>
          <w:szCs w:val="28"/>
        </w:rPr>
        <w:t>4)</w:t>
      </w:r>
      <w:r>
        <w:rPr>
          <w:sz w:val="28"/>
          <w:szCs w:val="28"/>
        </w:rPr>
        <w:t>选中需要验旧的发票</w:t>
      </w:r>
      <w:r>
        <w:rPr>
          <w:rFonts w:hint="eastAsia"/>
          <w:sz w:val="28"/>
          <w:szCs w:val="28"/>
        </w:rPr>
        <w:t>，</w:t>
      </w:r>
      <w:r>
        <w:rPr>
          <w:sz w:val="28"/>
          <w:szCs w:val="28"/>
        </w:rPr>
        <w:t>点击</w:t>
      </w:r>
      <w:r>
        <w:rPr>
          <w:rFonts w:hint="eastAsia"/>
          <w:sz w:val="28"/>
          <w:szCs w:val="28"/>
        </w:rPr>
        <w:t>“确认</w:t>
      </w:r>
      <w:r>
        <w:rPr>
          <w:sz w:val="28"/>
          <w:szCs w:val="28"/>
        </w:rPr>
        <w:t>验旧</w:t>
      </w:r>
      <w:r>
        <w:rPr>
          <w:rFonts w:hint="eastAsia"/>
          <w:sz w:val="28"/>
          <w:szCs w:val="28"/>
        </w:rPr>
        <w:t>”</w:t>
      </w:r>
      <w:r>
        <w:rPr>
          <w:sz w:val="28"/>
          <w:szCs w:val="28"/>
        </w:rPr>
        <w:t>按钮</w:t>
      </w:r>
      <w:r>
        <w:rPr>
          <w:rFonts w:hint="eastAsia"/>
          <w:sz w:val="28"/>
          <w:szCs w:val="28"/>
        </w:rPr>
        <w:t>。</w:t>
      </w:r>
    </w:p>
    <w:p w:rsidR="00471B7F" w:rsidRDefault="008B06AD">
      <w:pPr>
        <w:pStyle w:val="ad"/>
        <w:ind w:firstLineChars="400" w:firstLine="960"/>
        <w:rPr>
          <w:b/>
          <w:sz w:val="30"/>
          <w:szCs w:val="30"/>
        </w:rPr>
      </w:pPr>
      <w:r>
        <w:rPr>
          <w:noProof/>
        </w:rPr>
        <w:lastRenderedPageBreak/>
        <w:drawing>
          <wp:inline distT="0" distB="0" distL="0" distR="0">
            <wp:extent cx="2885440" cy="15614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cstate="print"/>
                    <a:stretch>
                      <a:fillRect/>
                    </a:stretch>
                  </pic:blipFill>
                  <pic:spPr>
                    <a:xfrm>
                      <a:off x="0" y="0"/>
                      <a:ext cx="2885714" cy="1561905"/>
                    </a:xfrm>
                    <a:prstGeom prst="rect">
                      <a:avLst/>
                    </a:prstGeom>
                  </pic:spPr>
                </pic:pic>
              </a:graphicData>
            </a:graphic>
          </wp:inline>
        </w:drawing>
      </w:r>
    </w:p>
    <w:p w:rsidR="00471B7F" w:rsidRDefault="00471B7F">
      <w:pPr>
        <w:pStyle w:val="ad"/>
        <w:ind w:firstLine="480"/>
      </w:pPr>
    </w:p>
    <w:p w:rsidR="00471B7F" w:rsidRDefault="00471B7F">
      <w:pPr>
        <w:pStyle w:val="ad"/>
        <w:ind w:firstLineChars="0" w:firstLine="420"/>
      </w:pPr>
    </w:p>
    <w:p w:rsidR="00471B7F" w:rsidRDefault="00471B7F">
      <w:pPr>
        <w:pStyle w:val="ad"/>
        <w:ind w:firstLineChars="0" w:firstLine="420"/>
      </w:pPr>
    </w:p>
    <w:p w:rsidR="00471B7F" w:rsidRDefault="00471B7F">
      <w:pPr>
        <w:pStyle w:val="ad"/>
        <w:ind w:firstLineChars="0" w:firstLine="420"/>
      </w:pPr>
    </w:p>
    <w:p w:rsidR="00471B7F" w:rsidRDefault="00471B7F">
      <w:pPr>
        <w:pStyle w:val="ad"/>
        <w:ind w:firstLineChars="0" w:firstLine="420"/>
      </w:pPr>
    </w:p>
    <w:p w:rsidR="00471B7F" w:rsidRDefault="00471B7F">
      <w:pPr>
        <w:pStyle w:val="ad"/>
        <w:ind w:firstLineChars="0" w:firstLine="0"/>
        <w:rPr>
          <w:szCs w:val="24"/>
        </w:rPr>
      </w:pPr>
    </w:p>
    <w:sectPr w:rsidR="00471B7F" w:rsidSect="00471B7F">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06AD" w:rsidRDefault="008B06AD" w:rsidP="00471B7F">
      <w:r>
        <w:separator/>
      </w:r>
    </w:p>
  </w:endnote>
  <w:endnote w:type="continuationSeparator" w:id="0">
    <w:p w:rsidR="008B06AD" w:rsidRDefault="008B06AD" w:rsidP="00471B7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122094"/>
    </w:sdtPr>
    <w:sdtContent>
      <w:sdt>
        <w:sdtPr>
          <w:id w:val="171357217"/>
        </w:sdtPr>
        <w:sdtContent>
          <w:p w:rsidR="00471B7F" w:rsidRDefault="008B06AD">
            <w:pPr>
              <w:pStyle w:val="a8"/>
              <w:jc w:val="center"/>
            </w:pPr>
            <w:r>
              <w:rPr>
                <w:lang w:val="zh-CN"/>
              </w:rPr>
              <w:t xml:space="preserve"> </w:t>
            </w:r>
            <w:r w:rsidR="00471B7F">
              <w:rPr>
                <w:b/>
                <w:sz w:val="24"/>
                <w:szCs w:val="24"/>
              </w:rPr>
              <w:fldChar w:fldCharType="begin"/>
            </w:r>
            <w:r>
              <w:rPr>
                <w:b/>
              </w:rPr>
              <w:instrText>PAGE</w:instrText>
            </w:r>
            <w:r w:rsidR="00471B7F">
              <w:rPr>
                <w:b/>
                <w:sz w:val="24"/>
                <w:szCs w:val="24"/>
              </w:rPr>
              <w:fldChar w:fldCharType="separate"/>
            </w:r>
            <w:r w:rsidR="00B72C38">
              <w:rPr>
                <w:b/>
                <w:noProof/>
              </w:rPr>
              <w:t>1</w:t>
            </w:r>
            <w:r w:rsidR="00471B7F">
              <w:rPr>
                <w:b/>
                <w:sz w:val="24"/>
                <w:szCs w:val="24"/>
              </w:rPr>
              <w:fldChar w:fldCharType="end"/>
            </w:r>
            <w:r>
              <w:rPr>
                <w:lang w:val="zh-CN"/>
              </w:rPr>
              <w:t xml:space="preserve"> </w:t>
            </w:r>
            <w:r>
              <w:rPr>
                <w:lang w:val="zh-CN"/>
              </w:rPr>
              <w:t xml:space="preserve">/ </w:t>
            </w:r>
            <w:r w:rsidR="00471B7F">
              <w:rPr>
                <w:b/>
                <w:sz w:val="24"/>
                <w:szCs w:val="24"/>
              </w:rPr>
              <w:fldChar w:fldCharType="begin"/>
            </w:r>
            <w:r>
              <w:rPr>
                <w:b/>
              </w:rPr>
              <w:instrText>NUMPAGES</w:instrText>
            </w:r>
            <w:r w:rsidR="00471B7F">
              <w:rPr>
                <w:b/>
                <w:sz w:val="24"/>
                <w:szCs w:val="24"/>
              </w:rPr>
              <w:fldChar w:fldCharType="separate"/>
            </w:r>
            <w:r w:rsidR="00B72C38">
              <w:rPr>
                <w:b/>
                <w:noProof/>
              </w:rPr>
              <w:t>14</w:t>
            </w:r>
            <w:r w:rsidR="00471B7F">
              <w:rPr>
                <w:b/>
                <w:sz w:val="24"/>
                <w:szCs w:val="24"/>
              </w:rPr>
              <w:fldChar w:fldCharType="end"/>
            </w:r>
          </w:p>
        </w:sdtContent>
      </w:sdt>
    </w:sdtContent>
  </w:sdt>
  <w:p w:rsidR="00471B7F" w:rsidRDefault="00471B7F">
    <w:pPr>
      <w:pStyle w:val="a8"/>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543350"/>
    </w:sdtPr>
    <w:sdtContent>
      <w:p w:rsidR="00471B7F" w:rsidRDefault="00471B7F">
        <w:pPr>
          <w:pStyle w:val="a8"/>
          <w:jc w:val="center"/>
        </w:pPr>
        <w:r w:rsidRPr="00471B7F">
          <w:fldChar w:fldCharType="begin"/>
        </w:r>
        <w:r w:rsidR="008B06AD">
          <w:instrText xml:space="preserve"> PAGE   \* MERGEFORMAT </w:instrText>
        </w:r>
        <w:r w:rsidRPr="00471B7F">
          <w:fldChar w:fldCharType="separate"/>
        </w:r>
        <w:r w:rsidR="00B72C38" w:rsidRPr="00B72C38">
          <w:rPr>
            <w:noProof/>
            <w:lang w:val="zh-CN"/>
          </w:rPr>
          <w:t>12</w:t>
        </w:r>
        <w:r>
          <w:rPr>
            <w:lang w:val="zh-CN"/>
          </w:rPr>
          <w:fldChar w:fldCharType="end"/>
        </w:r>
      </w:p>
    </w:sdtContent>
  </w:sdt>
  <w:p w:rsidR="00471B7F" w:rsidRDefault="00471B7F">
    <w:pPr>
      <w:pStyle w:val="a8"/>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06AD" w:rsidRDefault="008B06AD" w:rsidP="00471B7F">
      <w:r>
        <w:separator/>
      </w:r>
    </w:p>
  </w:footnote>
  <w:footnote w:type="continuationSeparator" w:id="0">
    <w:p w:rsidR="008B06AD" w:rsidRDefault="008B06AD" w:rsidP="00471B7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1B7F" w:rsidRDefault="008B06AD">
    <w:pPr>
      <w:pStyle w:val="a9"/>
    </w:pPr>
    <w:r>
      <w:rPr>
        <w:rFonts w:hint="eastAsia"/>
      </w:rPr>
      <w:t>陕</w:t>
    </w:r>
    <w:r>
      <w:rPr>
        <w:rFonts w:hint="eastAsia"/>
      </w:rPr>
      <w:t>西省电子税务局项目用户操作手册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D506C7"/>
    <w:multiLevelType w:val="singleLevel"/>
    <w:tmpl w:val="58D506C7"/>
    <w:lvl w:ilvl="0">
      <w:start w:val="1"/>
      <w:numFmt w:val="lowerLetter"/>
      <w:suff w:val="nothing"/>
      <w:lvlText w:val="%1、"/>
      <w:lvlJc w:val="left"/>
    </w:lvl>
  </w:abstractNum>
  <w:abstractNum w:abstractNumId="1">
    <w:nsid w:val="598810FA"/>
    <w:multiLevelType w:val="singleLevel"/>
    <w:tmpl w:val="598810FA"/>
    <w:lvl w:ilvl="0">
      <w:start w:val="1"/>
      <w:numFmt w:val="decimal"/>
      <w:suff w:val="nothing"/>
      <w:lvlText w:val="%1、"/>
      <w:lvlJc w:val="left"/>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A2555"/>
    <w:rsid w:val="00000B11"/>
    <w:rsid w:val="00001B22"/>
    <w:rsid w:val="00002634"/>
    <w:rsid w:val="0000361C"/>
    <w:rsid w:val="00003F98"/>
    <w:rsid w:val="0000403F"/>
    <w:rsid w:val="00006DE7"/>
    <w:rsid w:val="00007FEA"/>
    <w:rsid w:val="00010153"/>
    <w:rsid w:val="000102E1"/>
    <w:rsid w:val="00011D07"/>
    <w:rsid w:val="00012419"/>
    <w:rsid w:val="00012A49"/>
    <w:rsid w:val="00012CB5"/>
    <w:rsid w:val="00012DE8"/>
    <w:rsid w:val="00012F41"/>
    <w:rsid w:val="000137F5"/>
    <w:rsid w:val="00013EC3"/>
    <w:rsid w:val="00014281"/>
    <w:rsid w:val="00014469"/>
    <w:rsid w:val="00014DB8"/>
    <w:rsid w:val="00017BEB"/>
    <w:rsid w:val="00020787"/>
    <w:rsid w:val="00020971"/>
    <w:rsid w:val="00021621"/>
    <w:rsid w:val="000221E5"/>
    <w:rsid w:val="0002275C"/>
    <w:rsid w:val="00022E2A"/>
    <w:rsid w:val="00023DBC"/>
    <w:rsid w:val="00023EA0"/>
    <w:rsid w:val="00023EF0"/>
    <w:rsid w:val="0002475A"/>
    <w:rsid w:val="000261B1"/>
    <w:rsid w:val="00026B7F"/>
    <w:rsid w:val="00030BC8"/>
    <w:rsid w:val="00030CBC"/>
    <w:rsid w:val="00031160"/>
    <w:rsid w:val="00031AC6"/>
    <w:rsid w:val="00032D77"/>
    <w:rsid w:val="000333D8"/>
    <w:rsid w:val="0003350D"/>
    <w:rsid w:val="000349BD"/>
    <w:rsid w:val="00034B2D"/>
    <w:rsid w:val="00035996"/>
    <w:rsid w:val="00036020"/>
    <w:rsid w:val="00036082"/>
    <w:rsid w:val="0003664D"/>
    <w:rsid w:val="00036CA6"/>
    <w:rsid w:val="0003771D"/>
    <w:rsid w:val="00037A5C"/>
    <w:rsid w:val="00037C7A"/>
    <w:rsid w:val="000401A9"/>
    <w:rsid w:val="000412D4"/>
    <w:rsid w:val="00043728"/>
    <w:rsid w:val="00043BAB"/>
    <w:rsid w:val="0004451C"/>
    <w:rsid w:val="000453DC"/>
    <w:rsid w:val="0004546C"/>
    <w:rsid w:val="000454D5"/>
    <w:rsid w:val="0004571A"/>
    <w:rsid w:val="0004587A"/>
    <w:rsid w:val="00045A96"/>
    <w:rsid w:val="00045F8D"/>
    <w:rsid w:val="0004678A"/>
    <w:rsid w:val="00046F69"/>
    <w:rsid w:val="00047EAD"/>
    <w:rsid w:val="00051A67"/>
    <w:rsid w:val="00052563"/>
    <w:rsid w:val="000527F1"/>
    <w:rsid w:val="00052B6E"/>
    <w:rsid w:val="0005418D"/>
    <w:rsid w:val="00054A62"/>
    <w:rsid w:val="00055C0E"/>
    <w:rsid w:val="00055C59"/>
    <w:rsid w:val="00055C7A"/>
    <w:rsid w:val="00056090"/>
    <w:rsid w:val="00056BA6"/>
    <w:rsid w:val="00056C2F"/>
    <w:rsid w:val="00057B4E"/>
    <w:rsid w:val="00057DC2"/>
    <w:rsid w:val="00060F61"/>
    <w:rsid w:val="0006161D"/>
    <w:rsid w:val="00062414"/>
    <w:rsid w:val="000626BA"/>
    <w:rsid w:val="00062B8A"/>
    <w:rsid w:val="000635D3"/>
    <w:rsid w:val="0006390B"/>
    <w:rsid w:val="00064937"/>
    <w:rsid w:val="00064EF4"/>
    <w:rsid w:val="000657D8"/>
    <w:rsid w:val="0006694A"/>
    <w:rsid w:val="00067428"/>
    <w:rsid w:val="000677BD"/>
    <w:rsid w:val="00067A7B"/>
    <w:rsid w:val="00067A83"/>
    <w:rsid w:val="00071471"/>
    <w:rsid w:val="000725EC"/>
    <w:rsid w:val="00072A98"/>
    <w:rsid w:val="0007456A"/>
    <w:rsid w:val="00074907"/>
    <w:rsid w:val="00074C3D"/>
    <w:rsid w:val="000765F3"/>
    <w:rsid w:val="00077B16"/>
    <w:rsid w:val="0008261A"/>
    <w:rsid w:val="00085095"/>
    <w:rsid w:val="00085B6A"/>
    <w:rsid w:val="000863A2"/>
    <w:rsid w:val="000878EC"/>
    <w:rsid w:val="00087CD8"/>
    <w:rsid w:val="0009002B"/>
    <w:rsid w:val="00090191"/>
    <w:rsid w:val="000906D2"/>
    <w:rsid w:val="00090A54"/>
    <w:rsid w:val="00091518"/>
    <w:rsid w:val="00091DE9"/>
    <w:rsid w:val="00092610"/>
    <w:rsid w:val="00092B83"/>
    <w:rsid w:val="000940A7"/>
    <w:rsid w:val="0009461B"/>
    <w:rsid w:val="0009469E"/>
    <w:rsid w:val="00094CC6"/>
    <w:rsid w:val="00095156"/>
    <w:rsid w:val="00095882"/>
    <w:rsid w:val="00095E45"/>
    <w:rsid w:val="000A084E"/>
    <w:rsid w:val="000A1976"/>
    <w:rsid w:val="000A1BE3"/>
    <w:rsid w:val="000A20C4"/>
    <w:rsid w:val="000A24BA"/>
    <w:rsid w:val="000A49D7"/>
    <w:rsid w:val="000A5548"/>
    <w:rsid w:val="000A6C37"/>
    <w:rsid w:val="000A6F96"/>
    <w:rsid w:val="000A70BF"/>
    <w:rsid w:val="000A7C58"/>
    <w:rsid w:val="000B0656"/>
    <w:rsid w:val="000B130D"/>
    <w:rsid w:val="000B14DC"/>
    <w:rsid w:val="000B2089"/>
    <w:rsid w:val="000B24CF"/>
    <w:rsid w:val="000B3165"/>
    <w:rsid w:val="000B318B"/>
    <w:rsid w:val="000B31A4"/>
    <w:rsid w:val="000B31CE"/>
    <w:rsid w:val="000B3F8B"/>
    <w:rsid w:val="000B4052"/>
    <w:rsid w:val="000B446F"/>
    <w:rsid w:val="000B5293"/>
    <w:rsid w:val="000B52AC"/>
    <w:rsid w:val="000B52F2"/>
    <w:rsid w:val="000B6BBE"/>
    <w:rsid w:val="000B7404"/>
    <w:rsid w:val="000B7490"/>
    <w:rsid w:val="000B79CB"/>
    <w:rsid w:val="000C017A"/>
    <w:rsid w:val="000C03B3"/>
    <w:rsid w:val="000C05A0"/>
    <w:rsid w:val="000C0626"/>
    <w:rsid w:val="000C06B8"/>
    <w:rsid w:val="000C245B"/>
    <w:rsid w:val="000C2F9F"/>
    <w:rsid w:val="000C4CFF"/>
    <w:rsid w:val="000C6753"/>
    <w:rsid w:val="000C70F0"/>
    <w:rsid w:val="000C7F7D"/>
    <w:rsid w:val="000D037D"/>
    <w:rsid w:val="000D0890"/>
    <w:rsid w:val="000D1123"/>
    <w:rsid w:val="000D1276"/>
    <w:rsid w:val="000D28BB"/>
    <w:rsid w:val="000D3304"/>
    <w:rsid w:val="000D420A"/>
    <w:rsid w:val="000D424A"/>
    <w:rsid w:val="000D58D7"/>
    <w:rsid w:val="000D7D49"/>
    <w:rsid w:val="000E06AD"/>
    <w:rsid w:val="000E08F9"/>
    <w:rsid w:val="000E20AD"/>
    <w:rsid w:val="000E233E"/>
    <w:rsid w:val="000E2E34"/>
    <w:rsid w:val="000E3A5A"/>
    <w:rsid w:val="000E434A"/>
    <w:rsid w:val="000E4392"/>
    <w:rsid w:val="000E5DFC"/>
    <w:rsid w:val="000E5F06"/>
    <w:rsid w:val="000E6368"/>
    <w:rsid w:val="000E7ACA"/>
    <w:rsid w:val="000F04FB"/>
    <w:rsid w:val="000F0738"/>
    <w:rsid w:val="000F0FD3"/>
    <w:rsid w:val="000F104A"/>
    <w:rsid w:val="000F14C3"/>
    <w:rsid w:val="000F1564"/>
    <w:rsid w:val="000F17E8"/>
    <w:rsid w:val="000F2324"/>
    <w:rsid w:val="000F234B"/>
    <w:rsid w:val="000F2625"/>
    <w:rsid w:val="000F2704"/>
    <w:rsid w:val="000F2DAE"/>
    <w:rsid w:val="000F3D0D"/>
    <w:rsid w:val="000F4094"/>
    <w:rsid w:val="000F45CF"/>
    <w:rsid w:val="000F59AF"/>
    <w:rsid w:val="000F61F3"/>
    <w:rsid w:val="000F636A"/>
    <w:rsid w:val="000F64DD"/>
    <w:rsid w:val="000F65B2"/>
    <w:rsid w:val="000F676D"/>
    <w:rsid w:val="000F67D0"/>
    <w:rsid w:val="00100ED1"/>
    <w:rsid w:val="00101573"/>
    <w:rsid w:val="00101F6F"/>
    <w:rsid w:val="00102326"/>
    <w:rsid w:val="001023EB"/>
    <w:rsid w:val="001029C9"/>
    <w:rsid w:val="00102C99"/>
    <w:rsid w:val="00103C76"/>
    <w:rsid w:val="0010421D"/>
    <w:rsid w:val="001048F3"/>
    <w:rsid w:val="0010503C"/>
    <w:rsid w:val="00105437"/>
    <w:rsid w:val="00105782"/>
    <w:rsid w:val="00105EF8"/>
    <w:rsid w:val="001060A6"/>
    <w:rsid w:val="001107FF"/>
    <w:rsid w:val="00111320"/>
    <w:rsid w:val="00111321"/>
    <w:rsid w:val="00112CD8"/>
    <w:rsid w:val="0011367A"/>
    <w:rsid w:val="0011389C"/>
    <w:rsid w:val="001146AE"/>
    <w:rsid w:val="001153BC"/>
    <w:rsid w:val="001164C4"/>
    <w:rsid w:val="001166F8"/>
    <w:rsid w:val="00117D48"/>
    <w:rsid w:val="0012008B"/>
    <w:rsid w:val="00120917"/>
    <w:rsid w:val="001209F2"/>
    <w:rsid w:val="00120F6A"/>
    <w:rsid w:val="00121661"/>
    <w:rsid w:val="001232A4"/>
    <w:rsid w:val="00123821"/>
    <w:rsid w:val="00123C65"/>
    <w:rsid w:val="0012477C"/>
    <w:rsid w:val="0012480B"/>
    <w:rsid w:val="00125DDB"/>
    <w:rsid w:val="00125E8C"/>
    <w:rsid w:val="0012662A"/>
    <w:rsid w:val="00126BEA"/>
    <w:rsid w:val="0012755D"/>
    <w:rsid w:val="00127832"/>
    <w:rsid w:val="00130F88"/>
    <w:rsid w:val="001326C7"/>
    <w:rsid w:val="00133135"/>
    <w:rsid w:val="001347FA"/>
    <w:rsid w:val="00134FDA"/>
    <w:rsid w:val="0013584B"/>
    <w:rsid w:val="00135E92"/>
    <w:rsid w:val="00135F81"/>
    <w:rsid w:val="00137B34"/>
    <w:rsid w:val="00137D80"/>
    <w:rsid w:val="00140B23"/>
    <w:rsid w:val="00140FCF"/>
    <w:rsid w:val="00141BB0"/>
    <w:rsid w:val="001425C8"/>
    <w:rsid w:val="001428E2"/>
    <w:rsid w:val="00143434"/>
    <w:rsid w:val="00144660"/>
    <w:rsid w:val="00144758"/>
    <w:rsid w:val="00144B50"/>
    <w:rsid w:val="00145D72"/>
    <w:rsid w:val="001471AE"/>
    <w:rsid w:val="001512F2"/>
    <w:rsid w:val="00151420"/>
    <w:rsid w:val="001522F7"/>
    <w:rsid w:val="00152923"/>
    <w:rsid w:val="00152B8C"/>
    <w:rsid w:val="00152D21"/>
    <w:rsid w:val="00154E55"/>
    <w:rsid w:val="00155AE2"/>
    <w:rsid w:val="00155D69"/>
    <w:rsid w:val="0015606C"/>
    <w:rsid w:val="001569A0"/>
    <w:rsid w:val="00157140"/>
    <w:rsid w:val="001574DC"/>
    <w:rsid w:val="00157547"/>
    <w:rsid w:val="00157643"/>
    <w:rsid w:val="0016061A"/>
    <w:rsid w:val="00160998"/>
    <w:rsid w:val="00160D5B"/>
    <w:rsid w:val="00161946"/>
    <w:rsid w:val="00163702"/>
    <w:rsid w:val="00163B2A"/>
    <w:rsid w:val="001643CF"/>
    <w:rsid w:val="00164A88"/>
    <w:rsid w:val="001661B8"/>
    <w:rsid w:val="00166D14"/>
    <w:rsid w:val="0016790D"/>
    <w:rsid w:val="00167D29"/>
    <w:rsid w:val="001704B6"/>
    <w:rsid w:val="001719AF"/>
    <w:rsid w:val="00171BCE"/>
    <w:rsid w:val="00171E80"/>
    <w:rsid w:val="00172754"/>
    <w:rsid w:val="00173A54"/>
    <w:rsid w:val="001761AB"/>
    <w:rsid w:val="001766D7"/>
    <w:rsid w:val="00176700"/>
    <w:rsid w:val="00176853"/>
    <w:rsid w:val="001769BB"/>
    <w:rsid w:val="00177808"/>
    <w:rsid w:val="001809CA"/>
    <w:rsid w:val="00181C13"/>
    <w:rsid w:val="00181D43"/>
    <w:rsid w:val="00182F9C"/>
    <w:rsid w:val="00183713"/>
    <w:rsid w:val="001839E4"/>
    <w:rsid w:val="00184C60"/>
    <w:rsid w:val="00184DCF"/>
    <w:rsid w:val="00185A91"/>
    <w:rsid w:val="00186812"/>
    <w:rsid w:val="001874E0"/>
    <w:rsid w:val="001875A7"/>
    <w:rsid w:val="001902B5"/>
    <w:rsid w:val="001906C0"/>
    <w:rsid w:val="00190F44"/>
    <w:rsid w:val="00191849"/>
    <w:rsid w:val="001930DF"/>
    <w:rsid w:val="00193C02"/>
    <w:rsid w:val="00193C44"/>
    <w:rsid w:val="00193CC8"/>
    <w:rsid w:val="00194043"/>
    <w:rsid w:val="0019435D"/>
    <w:rsid w:val="001944A5"/>
    <w:rsid w:val="001945C9"/>
    <w:rsid w:val="00194809"/>
    <w:rsid w:val="00194C51"/>
    <w:rsid w:val="001955C2"/>
    <w:rsid w:val="00195C14"/>
    <w:rsid w:val="00196C3A"/>
    <w:rsid w:val="00196D95"/>
    <w:rsid w:val="00196EA6"/>
    <w:rsid w:val="00197551"/>
    <w:rsid w:val="00197AD8"/>
    <w:rsid w:val="001A07B1"/>
    <w:rsid w:val="001A14D3"/>
    <w:rsid w:val="001A15DA"/>
    <w:rsid w:val="001A2CD3"/>
    <w:rsid w:val="001A3BAA"/>
    <w:rsid w:val="001A455D"/>
    <w:rsid w:val="001A4668"/>
    <w:rsid w:val="001A4D6F"/>
    <w:rsid w:val="001A58AB"/>
    <w:rsid w:val="001A58B8"/>
    <w:rsid w:val="001A5B09"/>
    <w:rsid w:val="001A6367"/>
    <w:rsid w:val="001A7275"/>
    <w:rsid w:val="001A7E5E"/>
    <w:rsid w:val="001B0144"/>
    <w:rsid w:val="001B0171"/>
    <w:rsid w:val="001B0837"/>
    <w:rsid w:val="001B0953"/>
    <w:rsid w:val="001B0A96"/>
    <w:rsid w:val="001B1099"/>
    <w:rsid w:val="001B1399"/>
    <w:rsid w:val="001B1763"/>
    <w:rsid w:val="001B1DC0"/>
    <w:rsid w:val="001B21E2"/>
    <w:rsid w:val="001B2972"/>
    <w:rsid w:val="001B3224"/>
    <w:rsid w:val="001B383C"/>
    <w:rsid w:val="001B38AB"/>
    <w:rsid w:val="001B423F"/>
    <w:rsid w:val="001B4C57"/>
    <w:rsid w:val="001B51B5"/>
    <w:rsid w:val="001B76AA"/>
    <w:rsid w:val="001C1250"/>
    <w:rsid w:val="001C12E7"/>
    <w:rsid w:val="001C164C"/>
    <w:rsid w:val="001C187A"/>
    <w:rsid w:val="001C218B"/>
    <w:rsid w:val="001C2399"/>
    <w:rsid w:val="001C2776"/>
    <w:rsid w:val="001C2BB6"/>
    <w:rsid w:val="001C3083"/>
    <w:rsid w:val="001C3207"/>
    <w:rsid w:val="001C3753"/>
    <w:rsid w:val="001C3AFA"/>
    <w:rsid w:val="001C458D"/>
    <w:rsid w:val="001C4D35"/>
    <w:rsid w:val="001C51DD"/>
    <w:rsid w:val="001C5285"/>
    <w:rsid w:val="001C5CA9"/>
    <w:rsid w:val="001C6498"/>
    <w:rsid w:val="001C6A1D"/>
    <w:rsid w:val="001C7963"/>
    <w:rsid w:val="001C7A43"/>
    <w:rsid w:val="001C7F45"/>
    <w:rsid w:val="001D0511"/>
    <w:rsid w:val="001D24AB"/>
    <w:rsid w:val="001D328B"/>
    <w:rsid w:val="001D3940"/>
    <w:rsid w:val="001D3C7F"/>
    <w:rsid w:val="001D3FF6"/>
    <w:rsid w:val="001D41D6"/>
    <w:rsid w:val="001D515C"/>
    <w:rsid w:val="001D5354"/>
    <w:rsid w:val="001D5824"/>
    <w:rsid w:val="001D6076"/>
    <w:rsid w:val="001D7A23"/>
    <w:rsid w:val="001E1B93"/>
    <w:rsid w:val="001E2335"/>
    <w:rsid w:val="001E24C8"/>
    <w:rsid w:val="001E2675"/>
    <w:rsid w:val="001E4408"/>
    <w:rsid w:val="001E4821"/>
    <w:rsid w:val="001E4C73"/>
    <w:rsid w:val="001E5087"/>
    <w:rsid w:val="001E5562"/>
    <w:rsid w:val="001E5E92"/>
    <w:rsid w:val="001E7436"/>
    <w:rsid w:val="001E7825"/>
    <w:rsid w:val="001E7B2E"/>
    <w:rsid w:val="001F06EE"/>
    <w:rsid w:val="001F0AB5"/>
    <w:rsid w:val="001F0DC7"/>
    <w:rsid w:val="001F1761"/>
    <w:rsid w:val="001F1D04"/>
    <w:rsid w:val="001F2161"/>
    <w:rsid w:val="001F23A3"/>
    <w:rsid w:val="001F3344"/>
    <w:rsid w:val="001F34A5"/>
    <w:rsid w:val="001F34B9"/>
    <w:rsid w:val="001F4EB8"/>
    <w:rsid w:val="001F5537"/>
    <w:rsid w:val="001F555F"/>
    <w:rsid w:val="001F7D7E"/>
    <w:rsid w:val="002004AA"/>
    <w:rsid w:val="00200656"/>
    <w:rsid w:val="00201347"/>
    <w:rsid w:val="00201BEE"/>
    <w:rsid w:val="00202030"/>
    <w:rsid w:val="002033F5"/>
    <w:rsid w:val="00203464"/>
    <w:rsid w:val="0020394F"/>
    <w:rsid w:val="002047CC"/>
    <w:rsid w:val="002056F3"/>
    <w:rsid w:val="0020583B"/>
    <w:rsid w:val="00205A88"/>
    <w:rsid w:val="00205CF3"/>
    <w:rsid w:val="0020612C"/>
    <w:rsid w:val="002067D3"/>
    <w:rsid w:val="00206A12"/>
    <w:rsid w:val="0020786A"/>
    <w:rsid w:val="00210613"/>
    <w:rsid w:val="00210E7F"/>
    <w:rsid w:val="002110CC"/>
    <w:rsid w:val="00211107"/>
    <w:rsid w:val="00211653"/>
    <w:rsid w:val="00211758"/>
    <w:rsid w:val="00213134"/>
    <w:rsid w:val="00214945"/>
    <w:rsid w:val="002161B4"/>
    <w:rsid w:val="0021711C"/>
    <w:rsid w:val="00217EFD"/>
    <w:rsid w:val="00220594"/>
    <w:rsid w:val="0022195B"/>
    <w:rsid w:val="00222B95"/>
    <w:rsid w:val="00223D1B"/>
    <w:rsid w:val="00223FBA"/>
    <w:rsid w:val="0022401D"/>
    <w:rsid w:val="002242B2"/>
    <w:rsid w:val="0022565F"/>
    <w:rsid w:val="00225856"/>
    <w:rsid w:val="002264AA"/>
    <w:rsid w:val="00227327"/>
    <w:rsid w:val="002306EE"/>
    <w:rsid w:val="00230A6A"/>
    <w:rsid w:val="00230B23"/>
    <w:rsid w:val="00231F3C"/>
    <w:rsid w:val="002326A2"/>
    <w:rsid w:val="002335AE"/>
    <w:rsid w:val="00233CE2"/>
    <w:rsid w:val="0023466C"/>
    <w:rsid w:val="00234C34"/>
    <w:rsid w:val="00234E3E"/>
    <w:rsid w:val="00235620"/>
    <w:rsid w:val="0023596A"/>
    <w:rsid w:val="00235A06"/>
    <w:rsid w:val="00236518"/>
    <w:rsid w:val="00237167"/>
    <w:rsid w:val="00237370"/>
    <w:rsid w:val="00237377"/>
    <w:rsid w:val="002373A7"/>
    <w:rsid w:val="00237900"/>
    <w:rsid w:val="00240500"/>
    <w:rsid w:val="002409BD"/>
    <w:rsid w:val="0024162D"/>
    <w:rsid w:val="002436B7"/>
    <w:rsid w:val="00243E0F"/>
    <w:rsid w:val="002449EA"/>
    <w:rsid w:val="00244A1B"/>
    <w:rsid w:val="00244A78"/>
    <w:rsid w:val="00245639"/>
    <w:rsid w:val="0024605B"/>
    <w:rsid w:val="0024691E"/>
    <w:rsid w:val="00246E59"/>
    <w:rsid w:val="00247470"/>
    <w:rsid w:val="002476BF"/>
    <w:rsid w:val="002479AD"/>
    <w:rsid w:val="002501AB"/>
    <w:rsid w:val="002509B4"/>
    <w:rsid w:val="00250FCC"/>
    <w:rsid w:val="002511E7"/>
    <w:rsid w:val="00251F16"/>
    <w:rsid w:val="0025258F"/>
    <w:rsid w:val="00252794"/>
    <w:rsid w:val="00252C8B"/>
    <w:rsid w:val="00253C3F"/>
    <w:rsid w:val="0025418A"/>
    <w:rsid w:val="002541B1"/>
    <w:rsid w:val="002561E0"/>
    <w:rsid w:val="00256985"/>
    <w:rsid w:val="00256B86"/>
    <w:rsid w:val="002575D5"/>
    <w:rsid w:val="00257C43"/>
    <w:rsid w:val="00257E75"/>
    <w:rsid w:val="002604E4"/>
    <w:rsid w:val="002619E7"/>
    <w:rsid w:val="00261A9B"/>
    <w:rsid w:val="00261E54"/>
    <w:rsid w:val="00262609"/>
    <w:rsid w:val="00263563"/>
    <w:rsid w:val="00263A0B"/>
    <w:rsid w:val="002645BE"/>
    <w:rsid w:val="00264A03"/>
    <w:rsid w:val="00264C90"/>
    <w:rsid w:val="002653DA"/>
    <w:rsid w:val="0026626F"/>
    <w:rsid w:val="002668FA"/>
    <w:rsid w:val="00267A66"/>
    <w:rsid w:val="00270FD4"/>
    <w:rsid w:val="0027177B"/>
    <w:rsid w:val="00271FFD"/>
    <w:rsid w:val="0027253F"/>
    <w:rsid w:val="0027256A"/>
    <w:rsid w:val="00272DA0"/>
    <w:rsid w:val="00272F0C"/>
    <w:rsid w:val="00272FEE"/>
    <w:rsid w:val="00273740"/>
    <w:rsid w:val="0027579B"/>
    <w:rsid w:val="002769A9"/>
    <w:rsid w:val="00276D67"/>
    <w:rsid w:val="00276E45"/>
    <w:rsid w:val="002775E6"/>
    <w:rsid w:val="0027789A"/>
    <w:rsid w:val="00280BFD"/>
    <w:rsid w:val="002813D7"/>
    <w:rsid w:val="00281EE0"/>
    <w:rsid w:val="002828F1"/>
    <w:rsid w:val="0028371D"/>
    <w:rsid w:val="00283B2D"/>
    <w:rsid w:val="00284C08"/>
    <w:rsid w:val="00286D7A"/>
    <w:rsid w:val="002874A5"/>
    <w:rsid w:val="002878D0"/>
    <w:rsid w:val="00290675"/>
    <w:rsid w:val="002914A4"/>
    <w:rsid w:val="00292166"/>
    <w:rsid w:val="00292607"/>
    <w:rsid w:val="002936F9"/>
    <w:rsid w:val="00293A68"/>
    <w:rsid w:val="0029500E"/>
    <w:rsid w:val="002955FC"/>
    <w:rsid w:val="002957D6"/>
    <w:rsid w:val="00295964"/>
    <w:rsid w:val="002977F2"/>
    <w:rsid w:val="002A0D8B"/>
    <w:rsid w:val="002A3A37"/>
    <w:rsid w:val="002A4248"/>
    <w:rsid w:val="002A49DB"/>
    <w:rsid w:val="002A4A4E"/>
    <w:rsid w:val="002A4DD7"/>
    <w:rsid w:val="002A5AD0"/>
    <w:rsid w:val="002A6152"/>
    <w:rsid w:val="002A6236"/>
    <w:rsid w:val="002A69C6"/>
    <w:rsid w:val="002A7FFA"/>
    <w:rsid w:val="002B20D9"/>
    <w:rsid w:val="002B4497"/>
    <w:rsid w:val="002B590C"/>
    <w:rsid w:val="002B60AE"/>
    <w:rsid w:val="002B6116"/>
    <w:rsid w:val="002B7DDD"/>
    <w:rsid w:val="002C0355"/>
    <w:rsid w:val="002C0403"/>
    <w:rsid w:val="002C05C8"/>
    <w:rsid w:val="002C2912"/>
    <w:rsid w:val="002C4271"/>
    <w:rsid w:val="002C4F4C"/>
    <w:rsid w:val="002C5CCC"/>
    <w:rsid w:val="002C5E04"/>
    <w:rsid w:val="002C7F34"/>
    <w:rsid w:val="002D0061"/>
    <w:rsid w:val="002D0254"/>
    <w:rsid w:val="002D07F1"/>
    <w:rsid w:val="002D08D6"/>
    <w:rsid w:val="002D1ED1"/>
    <w:rsid w:val="002D22DA"/>
    <w:rsid w:val="002D305A"/>
    <w:rsid w:val="002D38F3"/>
    <w:rsid w:val="002D6AB1"/>
    <w:rsid w:val="002D6D47"/>
    <w:rsid w:val="002D7DEA"/>
    <w:rsid w:val="002E087F"/>
    <w:rsid w:val="002E08B1"/>
    <w:rsid w:val="002E0AAD"/>
    <w:rsid w:val="002E12A2"/>
    <w:rsid w:val="002E1897"/>
    <w:rsid w:val="002E1B20"/>
    <w:rsid w:val="002E236E"/>
    <w:rsid w:val="002E3E7F"/>
    <w:rsid w:val="002E49DB"/>
    <w:rsid w:val="002E518F"/>
    <w:rsid w:val="002E605D"/>
    <w:rsid w:val="002E6260"/>
    <w:rsid w:val="002E7234"/>
    <w:rsid w:val="002F0D8F"/>
    <w:rsid w:val="002F0F5F"/>
    <w:rsid w:val="002F1946"/>
    <w:rsid w:val="002F3ED5"/>
    <w:rsid w:val="002F45B8"/>
    <w:rsid w:val="002F6366"/>
    <w:rsid w:val="002F6BBE"/>
    <w:rsid w:val="002F76E8"/>
    <w:rsid w:val="00300407"/>
    <w:rsid w:val="00301301"/>
    <w:rsid w:val="003014AA"/>
    <w:rsid w:val="00301602"/>
    <w:rsid w:val="00302FB3"/>
    <w:rsid w:val="00303039"/>
    <w:rsid w:val="00303451"/>
    <w:rsid w:val="003041A2"/>
    <w:rsid w:val="0030436A"/>
    <w:rsid w:val="00306F7C"/>
    <w:rsid w:val="00307686"/>
    <w:rsid w:val="00307700"/>
    <w:rsid w:val="003077DB"/>
    <w:rsid w:val="003078C9"/>
    <w:rsid w:val="00307E6F"/>
    <w:rsid w:val="00311C29"/>
    <w:rsid w:val="0031297E"/>
    <w:rsid w:val="00312AEF"/>
    <w:rsid w:val="0031381A"/>
    <w:rsid w:val="00313D19"/>
    <w:rsid w:val="00314C78"/>
    <w:rsid w:val="00315A33"/>
    <w:rsid w:val="00315B0F"/>
    <w:rsid w:val="00315E21"/>
    <w:rsid w:val="00315F9A"/>
    <w:rsid w:val="003178C2"/>
    <w:rsid w:val="003209D4"/>
    <w:rsid w:val="003213B6"/>
    <w:rsid w:val="003227F1"/>
    <w:rsid w:val="00323444"/>
    <w:rsid w:val="003237D2"/>
    <w:rsid w:val="003250BF"/>
    <w:rsid w:val="00325BF0"/>
    <w:rsid w:val="00325D99"/>
    <w:rsid w:val="003264C8"/>
    <w:rsid w:val="00327F1B"/>
    <w:rsid w:val="00330921"/>
    <w:rsid w:val="003310B9"/>
    <w:rsid w:val="00332113"/>
    <w:rsid w:val="00334253"/>
    <w:rsid w:val="003343C4"/>
    <w:rsid w:val="00334A54"/>
    <w:rsid w:val="003350AE"/>
    <w:rsid w:val="00336052"/>
    <w:rsid w:val="0033641E"/>
    <w:rsid w:val="003400EB"/>
    <w:rsid w:val="00340A0D"/>
    <w:rsid w:val="00340C6F"/>
    <w:rsid w:val="00340CDA"/>
    <w:rsid w:val="00341028"/>
    <w:rsid w:val="00341937"/>
    <w:rsid w:val="00341F80"/>
    <w:rsid w:val="00343D88"/>
    <w:rsid w:val="00343F1A"/>
    <w:rsid w:val="00344645"/>
    <w:rsid w:val="003449CC"/>
    <w:rsid w:val="003449D9"/>
    <w:rsid w:val="00344FCD"/>
    <w:rsid w:val="00346AFC"/>
    <w:rsid w:val="0034749D"/>
    <w:rsid w:val="00347ABD"/>
    <w:rsid w:val="00353554"/>
    <w:rsid w:val="00353826"/>
    <w:rsid w:val="00353DAA"/>
    <w:rsid w:val="003549A1"/>
    <w:rsid w:val="00356074"/>
    <w:rsid w:val="00357A2A"/>
    <w:rsid w:val="00357C09"/>
    <w:rsid w:val="00357F26"/>
    <w:rsid w:val="00361151"/>
    <w:rsid w:val="0036194B"/>
    <w:rsid w:val="00361DA8"/>
    <w:rsid w:val="003628AD"/>
    <w:rsid w:val="00362DA8"/>
    <w:rsid w:val="00362DFA"/>
    <w:rsid w:val="003643D1"/>
    <w:rsid w:val="0036459C"/>
    <w:rsid w:val="003645CE"/>
    <w:rsid w:val="00364755"/>
    <w:rsid w:val="0036734D"/>
    <w:rsid w:val="00367363"/>
    <w:rsid w:val="003678BD"/>
    <w:rsid w:val="00367BB1"/>
    <w:rsid w:val="00370BBB"/>
    <w:rsid w:val="00370D97"/>
    <w:rsid w:val="00371937"/>
    <w:rsid w:val="003727C6"/>
    <w:rsid w:val="0037372E"/>
    <w:rsid w:val="00373782"/>
    <w:rsid w:val="0037418C"/>
    <w:rsid w:val="003744F8"/>
    <w:rsid w:val="003747FB"/>
    <w:rsid w:val="00374BF8"/>
    <w:rsid w:val="00375363"/>
    <w:rsid w:val="00381F8E"/>
    <w:rsid w:val="00381FA8"/>
    <w:rsid w:val="00382BA1"/>
    <w:rsid w:val="00383B8F"/>
    <w:rsid w:val="00383B92"/>
    <w:rsid w:val="0038526B"/>
    <w:rsid w:val="00386DA7"/>
    <w:rsid w:val="00387ED4"/>
    <w:rsid w:val="00387F24"/>
    <w:rsid w:val="00390A09"/>
    <w:rsid w:val="00390C9B"/>
    <w:rsid w:val="00392748"/>
    <w:rsid w:val="00392877"/>
    <w:rsid w:val="003929E6"/>
    <w:rsid w:val="00393631"/>
    <w:rsid w:val="00393B2C"/>
    <w:rsid w:val="00393F30"/>
    <w:rsid w:val="00394DFC"/>
    <w:rsid w:val="003961AA"/>
    <w:rsid w:val="00396D81"/>
    <w:rsid w:val="003974F3"/>
    <w:rsid w:val="003976A9"/>
    <w:rsid w:val="003A058C"/>
    <w:rsid w:val="003A0D1C"/>
    <w:rsid w:val="003A0F45"/>
    <w:rsid w:val="003A1E5A"/>
    <w:rsid w:val="003A251D"/>
    <w:rsid w:val="003A28C8"/>
    <w:rsid w:val="003A2CFA"/>
    <w:rsid w:val="003A3000"/>
    <w:rsid w:val="003A31EE"/>
    <w:rsid w:val="003A3474"/>
    <w:rsid w:val="003A37D9"/>
    <w:rsid w:val="003A54BE"/>
    <w:rsid w:val="003A59EA"/>
    <w:rsid w:val="003A7CFF"/>
    <w:rsid w:val="003A7DE6"/>
    <w:rsid w:val="003B087E"/>
    <w:rsid w:val="003B0A89"/>
    <w:rsid w:val="003B0D6B"/>
    <w:rsid w:val="003B132E"/>
    <w:rsid w:val="003B2491"/>
    <w:rsid w:val="003B2DFD"/>
    <w:rsid w:val="003B3DA8"/>
    <w:rsid w:val="003B4A6D"/>
    <w:rsid w:val="003B5A43"/>
    <w:rsid w:val="003B5E80"/>
    <w:rsid w:val="003B7D31"/>
    <w:rsid w:val="003C1BBD"/>
    <w:rsid w:val="003C217D"/>
    <w:rsid w:val="003C2AED"/>
    <w:rsid w:val="003C2B08"/>
    <w:rsid w:val="003C3707"/>
    <w:rsid w:val="003C3C17"/>
    <w:rsid w:val="003C3FBE"/>
    <w:rsid w:val="003C42C0"/>
    <w:rsid w:val="003C4881"/>
    <w:rsid w:val="003C64DD"/>
    <w:rsid w:val="003C6CB7"/>
    <w:rsid w:val="003C72A3"/>
    <w:rsid w:val="003C7A0F"/>
    <w:rsid w:val="003D08A1"/>
    <w:rsid w:val="003D091B"/>
    <w:rsid w:val="003D09DD"/>
    <w:rsid w:val="003D11E9"/>
    <w:rsid w:val="003D1602"/>
    <w:rsid w:val="003D1B08"/>
    <w:rsid w:val="003D1F62"/>
    <w:rsid w:val="003D2079"/>
    <w:rsid w:val="003D2D6B"/>
    <w:rsid w:val="003D3FB6"/>
    <w:rsid w:val="003D4B82"/>
    <w:rsid w:val="003D590F"/>
    <w:rsid w:val="003D5BDF"/>
    <w:rsid w:val="003D5E46"/>
    <w:rsid w:val="003D617F"/>
    <w:rsid w:val="003E04DB"/>
    <w:rsid w:val="003E17E4"/>
    <w:rsid w:val="003E19A3"/>
    <w:rsid w:val="003E1CB3"/>
    <w:rsid w:val="003E20DE"/>
    <w:rsid w:val="003E361C"/>
    <w:rsid w:val="003E495A"/>
    <w:rsid w:val="003E4DCA"/>
    <w:rsid w:val="003E5106"/>
    <w:rsid w:val="003E5AC5"/>
    <w:rsid w:val="003E6643"/>
    <w:rsid w:val="003E6814"/>
    <w:rsid w:val="003E6ACF"/>
    <w:rsid w:val="003F01B4"/>
    <w:rsid w:val="003F0E88"/>
    <w:rsid w:val="003F10B7"/>
    <w:rsid w:val="003F1698"/>
    <w:rsid w:val="003F1785"/>
    <w:rsid w:val="003F1A66"/>
    <w:rsid w:val="003F207F"/>
    <w:rsid w:val="003F278C"/>
    <w:rsid w:val="003F3554"/>
    <w:rsid w:val="003F3B8B"/>
    <w:rsid w:val="003F3D8F"/>
    <w:rsid w:val="003F471A"/>
    <w:rsid w:val="003F5144"/>
    <w:rsid w:val="003F5E1F"/>
    <w:rsid w:val="003F6032"/>
    <w:rsid w:val="003F6598"/>
    <w:rsid w:val="003F6665"/>
    <w:rsid w:val="003F6D84"/>
    <w:rsid w:val="003F71C2"/>
    <w:rsid w:val="003F7A49"/>
    <w:rsid w:val="003F7FC1"/>
    <w:rsid w:val="00400107"/>
    <w:rsid w:val="0040086A"/>
    <w:rsid w:val="0040089B"/>
    <w:rsid w:val="00400DB8"/>
    <w:rsid w:val="00401BA7"/>
    <w:rsid w:val="004020DB"/>
    <w:rsid w:val="004022BC"/>
    <w:rsid w:val="00402671"/>
    <w:rsid w:val="00402711"/>
    <w:rsid w:val="004030D6"/>
    <w:rsid w:val="00403F7D"/>
    <w:rsid w:val="00404107"/>
    <w:rsid w:val="00404FF7"/>
    <w:rsid w:val="00405685"/>
    <w:rsid w:val="00406226"/>
    <w:rsid w:val="0040725C"/>
    <w:rsid w:val="00407991"/>
    <w:rsid w:val="004103F4"/>
    <w:rsid w:val="00410AD3"/>
    <w:rsid w:val="00410C6E"/>
    <w:rsid w:val="0041100B"/>
    <w:rsid w:val="004115A0"/>
    <w:rsid w:val="0041201F"/>
    <w:rsid w:val="004142D9"/>
    <w:rsid w:val="00414C43"/>
    <w:rsid w:val="00414CDF"/>
    <w:rsid w:val="00415151"/>
    <w:rsid w:val="00415A37"/>
    <w:rsid w:val="00416530"/>
    <w:rsid w:val="00416B53"/>
    <w:rsid w:val="00417B4D"/>
    <w:rsid w:val="00417BBD"/>
    <w:rsid w:val="004204EC"/>
    <w:rsid w:val="00420EEB"/>
    <w:rsid w:val="00421519"/>
    <w:rsid w:val="00421B76"/>
    <w:rsid w:val="00422E46"/>
    <w:rsid w:val="00423DB9"/>
    <w:rsid w:val="00424455"/>
    <w:rsid w:val="0042606C"/>
    <w:rsid w:val="0043186F"/>
    <w:rsid w:val="00431873"/>
    <w:rsid w:val="004323BA"/>
    <w:rsid w:val="00432476"/>
    <w:rsid w:val="0043303A"/>
    <w:rsid w:val="00433075"/>
    <w:rsid w:val="004330EF"/>
    <w:rsid w:val="0043323D"/>
    <w:rsid w:val="004332B6"/>
    <w:rsid w:val="00433494"/>
    <w:rsid w:val="00433E3C"/>
    <w:rsid w:val="0043457D"/>
    <w:rsid w:val="00434E7C"/>
    <w:rsid w:val="004354EF"/>
    <w:rsid w:val="00435590"/>
    <w:rsid w:val="0043568B"/>
    <w:rsid w:val="00437257"/>
    <w:rsid w:val="004373E1"/>
    <w:rsid w:val="004379F5"/>
    <w:rsid w:val="00437B34"/>
    <w:rsid w:val="00437DC2"/>
    <w:rsid w:val="0044113D"/>
    <w:rsid w:val="00441375"/>
    <w:rsid w:val="00442703"/>
    <w:rsid w:val="00442802"/>
    <w:rsid w:val="004445AC"/>
    <w:rsid w:val="004458EA"/>
    <w:rsid w:val="00445E51"/>
    <w:rsid w:val="00446528"/>
    <w:rsid w:val="004477DE"/>
    <w:rsid w:val="00447B33"/>
    <w:rsid w:val="004501FA"/>
    <w:rsid w:val="004528C1"/>
    <w:rsid w:val="00452DDC"/>
    <w:rsid w:val="00453C7C"/>
    <w:rsid w:val="00454046"/>
    <w:rsid w:val="00454B3D"/>
    <w:rsid w:val="00454E94"/>
    <w:rsid w:val="00454E95"/>
    <w:rsid w:val="004551C6"/>
    <w:rsid w:val="004576A4"/>
    <w:rsid w:val="00457C62"/>
    <w:rsid w:val="0046113C"/>
    <w:rsid w:val="00461E09"/>
    <w:rsid w:val="00462D57"/>
    <w:rsid w:val="00462F00"/>
    <w:rsid w:val="0046390D"/>
    <w:rsid w:val="004644CA"/>
    <w:rsid w:val="0046505E"/>
    <w:rsid w:val="004657B9"/>
    <w:rsid w:val="00465901"/>
    <w:rsid w:val="0046662F"/>
    <w:rsid w:val="00466D71"/>
    <w:rsid w:val="00466E20"/>
    <w:rsid w:val="004674A9"/>
    <w:rsid w:val="00470B10"/>
    <w:rsid w:val="0047108E"/>
    <w:rsid w:val="00471B7F"/>
    <w:rsid w:val="00471BC7"/>
    <w:rsid w:val="00472107"/>
    <w:rsid w:val="00472DAD"/>
    <w:rsid w:val="0047313D"/>
    <w:rsid w:val="0047324B"/>
    <w:rsid w:val="004748BB"/>
    <w:rsid w:val="00475BC6"/>
    <w:rsid w:val="004766B8"/>
    <w:rsid w:val="00477B2E"/>
    <w:rsid w:val="00477EFD"/>
    <w:rsid w:val="00480476"/>
    <w:rsid w:val="00480D83"/>
    <w:rsid w:val="004810BC"/>
    <w:rsid w:val="0048145A"/>
    <w:rsid w:val="00481935"/>
    <w:rsid w:val="00482006"/>
    <w:rsid w:val="0048220F"/>
    <w:rsid w:val="004822B0"/>
    <w:rsid w:val="00482DFB"/>
    <w:rsid w:val="0048432F"/>
    <w:rsid w:val="00484DE4"/>
    <w:rsid w:val="0048520D"/>
    <w:rsid w:val="00485D53"/>
    <w:rsid w:val="00486D14"/>
    <w:rsid w:val="00490301"/>
    <w:rsid w:val="0049141E"/>
    <w:rsid w:val="004918DC"/>
    <w:rsid w:val="00492A4A"/>
    <w:rsid w:val="0049308F"/>
    <w:rsid w:val="0049393E"/>
    <w:rsid w:val="004943E4"/>
    <w:rsid w:val="0049440D"/>
    <w:rsid w:val="00495F0C"/>
    <w:rsid w:val="00495FE8"/>
    <w:rsid w:val="00496059"/>
    <w:rsid w:val="004960B6"/>
    <w:rsid w:val="0049706D"/>
    <w:rsid w:val="0049723F"/>
    <w:rsid w:val="004A0694"/>
    <w:rsid w:val="004A0D7D"/>
    <w:rsid w:val="004A0F8B"/>
    <w:rsid w:val="004A11A2"/>
    <w:rsid w:val="004A14CE"/>
    <w:rsid w:val="004A1928"/>
    <w:rsid w:val="004A2555"/>
    <w:rsid w:val="004A37A0"/>
    <w:rsid w:val="004A3E0E"/>
    <w:rsid w:val="004A4089"/>
    <w:rsid w:val="004A4B91"/>
    <w:rsid w:val="004A4CB8"/>
    <w:rsid w:val="004A4DEE"/>
    <w:rsid w:val="004A54CD"/>
    <w:rsid w:val="004A651D"/>
    <w:rsid w:val="004A6699"/>
    <w:rsid w:val="004A6A7F"/>
    <w:rsid w:val="004A6BB8"/>
    <w:rsid w:val="004B032F"/>
    <w:rsid w:val="004B04E8"/>
    <w:rsid w:val="004B06EF"/>
    <w:rsid w:val="004B075C"/>
    <w:rsid w:val="004B07D9"/>
    <w:rsid w:val="004B109F"/>
    <w:rsid w:val="004B13EE"/>
    <w:rsid w:val="004B2696"/>
    <w:rsid w:val="004B2D66"/>
    <w:rsid w:val="004B3475"/>
    <w:rsid w:val="004B36E7"/>
    <w:rsid w:val="004B42B7"/>
    <w:rsid w:val="004B55B8"/>
    <w:rsid w:val="004B7855"/>
    <w:rsid w:val="004B798F"/>
    <w:rsid w:val="004C039A"/>
    <w:rsid w:val="004C0C51"/>
    <w:rsid w:val="004C238B"/>
    <w:rsid w:val="004C357F"/>
    <w:rsid w:val="004C502C"/>
    <w:rsid w:val="004C5ECB"/>
    <w:rsid w:val="004C6AB8"/>
    <w:rsid w:val="004C6D28"/>
    <w:rsid w:val="004C76DC"/>
    <w:rsid w:val="004C7B81"/>
    <w:rsid w:val="004C7C49"/>
    <w:rsid w:val="004D0BCB"/>
    <w:rsid w:val="004D10DC"/>
    <w:rsid w:val="004D16B8"/>
    <w:rsid w:val="004D199A"/>
    <w:rsid w:val="004D199E"/>
    <w:rsid w:val="004D2900"/>
    <w:rsid w:val="004D3E12"/>
    <w:rsid w:val="004D3E73"/>
    <w:rsid w:val="004D41DC"/>
    <w:rsid w:val="004D4716"/>
    <w:rsid w:val="004D47BF"/>
    <w:rsid w:val="004D4B91"/>
    <w:rsid w:val="004D51E3"/>
    <w:rsid w:val="004D574F"/>
    <w:rsid w:val="004D6482"/>
    <w:rsid w:val="004E04E1"/>
    <w:rsid w:val="004E0806"/>
    <w:rsid w:val="004E0B29"/>
    <w:rsid w:val="004E3097"/>
    <w:rsid w:val="004E33AC"/>
    <w:rsid w:val="004E3AA4"/>
    <w:rsid w:val="004E5703"/>
    <w:rsid w:val="004E5C6C"/>
    <w:rsid w:val="004E678F"/>
    <w:rsid w:val="004E6C0C"/>
    <w:rsid w:val="004E7780"/>
    <w:rsid w:val="004E7BFF"/>
    <w:rsid w:val="004E7F9A"/>
    <w:rsid w:val="004F05F5"/>
    <w:rsid w:val="004F1250"/>
    <w:rsid w:val="004F1BB1"/>
    <w:rsid w:val="004F1C54"/>
    <w:rsid w:val="004F2409"/>
    <w:rsid w:val="004F2424"/>
    <w:rsid w:val="004F32A2"/>
    <w:rsid w:val="004F3871"/>
    <w:rsid w:val="004F68FA"/>
    <w:rsid w:val="004F6AB3"/>
    <w:rsid w:val="004F72F6"/>
    <w:rsid w:val="004F7667"/>
    <w:rsid w:val="004F769E"/>
    <w:rsid w:val="005005E1"/>
    <w:rsid w:val="005012E3"/>
    <w:rsid w:val="00502A95"/>
    <w:rsid w:val="00502B4D"/>
    <w:rsid w:val="00502E04"/>
    <w:rsid w:val="00502EDB"/>
    <w:rsid w:val="00503B8A"/>
    <w:rsid w:val="00504309"/>
    <w:rsid w:val="00504327"/>
    <w:rsid w:val="0050473A"/>
    <w:rsid w:val="005047E4"/>
    <w:rsid w:val="00504CBA"/>
    <w:rsid w:val="0050630E"/>
    <w:rsid w:val="005075EF"/>
    <w:rsid w:val="0050795F"/>
    <w:rsid w:val="00507BE0"/>
    <w:rsid w:val="0051142E"/>
    <w:rsid w:val="0051199A"/>
    <w:rsid w:val="00512254"/>
    <w:rsid w:val="005125C2"/>
    <w:rsid w:val="00512DC8"/>
    <w:rsid w:val="00512FF5"/>
    <w:rsid w:val="00514716"/>
    <w:rsid w:val="00514919"/>
    <w:rsid w:val="00514E9F"/>
    <w:rsid w:val="00514EE7"/>
    <w:rsid w:val="00515522"/>
    <w:rsid w:val="00515B8D"/>
    <w:rsid w:val="00515BF3"/>
    <w:rsid w:val="00516597"/>
    <w:rsid w:val="0051674C"/>
    <w:rsid w:val="0051771A"/>
    <w:rsid w:val="00517D59"/>
    <w:rsid w:val="005211BF"/>
    <w:rsid w:val="00521BC2"/>
    <w:rsid w:val="00522703"/>
    <w:rsid w:val="005228AA"/>
    <w:rsid w:val="005236BC"/>
    <w:rsid w:val="00524457"/>
    <w:rsid w:val="005244FA"/>
    <w:rsid w:val="00524AE2"/>
    <w:rsid w:val="005251FD"/>
    <w:rsid w:val="005252D3"/>
    <w:rsid w:val="005252E4"/>
    <w:rsid w:val="0052586A"/>
    <w:rsid w:val="00525DDA"/>
    <w:rsid w:val="00526E2E"/>
    <w:rsid w:val="005278D4"/>
    <w:rsid w:val="00527985"/>
    <w:rsid w:val="00527CB6"/>
    <w:rsid w:val="00530340"/>
    <w:rsid w:val="00531E2F"/>
    <w:rsid w:val="00532155"/>
    <w:rsid w:val="005328A0"/>
    <w:rsid w:val="00532FB4"/>
    <w:rsid w:val="0053303E"/>
    <w:rsid w:val="0053315C"/>
    <w:rsid w:val="005341C9"/>
    <w:rsid w:val="005347FC"/>
    <w:rsid w:val="00534802"/>
    <w:rsid w:val="005348E5"/>
    <w:rsid w:val="00535475"/>
    <w:rsid w:val="00535B62"/>
    <w:rsid w:val="0053686A"/>
    <w:rsid w:val="0053749E"/>
    <w:rsid w:val="00540BF1"/>
    <w:rsid w:val="00541118"/>
    <w:rsid w:val="00541F0B"/>
    <w:rsid w:val="00541FB9"/>
    <w:rsid w:val="00542942"/>
    <w:rsid w:val="00542B01"/>
    <w:rsid w:val="00542F94"/>
    <w:rsid w:val="00543EEA"/>
    <w:rsid w:val="00544445"/>
    <w:rsid w:val="00544AB5"/>
    <w:rsid w:val="0054575E"/>
    <w:rsid w:val="0054705B"/>
    <w:rsid w:val="0054759E"/>
    <w:rsid w:val="005479BF"/>
    <w:rsid w:val="00550B34"/>
    <w:rsid w:val="00551657"/>
    <w:rsid w:val="005519C5"/>
    <w:rsid w:val="00552539"/>
    <w:rsid w:val="00552C68"/>
    <w:rsid w:val="005536BA"/>
    <w:rsid w:val="0055576D"/>
    <w:rsid w:val="00555D47"/>
    <w:rsid w:val="0055651F"/>
    <w:rsid w:val="00556B66"/>
    <w:rsid w:val="0055703C"/>
    <w:rsid w:val="00557D66"/>
    <w:rsid w:val="00561763"/>
    <w:rsid w:val="00562BCE"/>
    <w:rsid w:val="00562CB2"/>
    <w:rsid w:val="00562F8F"/>
    <w:rsid w:val="00563685"/>
    <w:rsid w:val="0056470B"/>
    <w:rsid w:val="00564737"/>
    <w:rsid w:val="00565205"/>
    <w:rsid w:val="0056576E"/>
    <w:rsid w:val="005662D8"/>
    <w:rsid w:val="00566493"/>
    <w:rsid w:val="00567598"/>
    <w:rsid w:val="005675CC"/>
    <w:rsid w:val="00567830"/>
    <w:rsid w:val="00567AFB"/>
    <w:rsid w:val="00570689"/>
    <w:rsid w:val="00573021"/>
    <w:rsid w:val="005738C9"/>
    <w:rsid w:val="00573A28"/>
    <w:rsid w:val="00573F8A"/>
    <w:rsid w:val="0057422C"/>
    <w:rsid w:val="005746BA"/>
    <w:rsid w:val="00574CD6"/>
    <w:rsid w:val="005769EA"/>
    <w:rsid w:val="00577173"/>
    <w:rsid w:val="00577C04"/>
    <w:rsid w:val="005803FE"/>
    <w:rsid w:val="00580EA8"/>
    <w:rsid w:val="0058100F"/>
    <w:rsid w:val="00581AB7"/>
    <w:rsid w:val="005826DC"/>
    <w:rsid w:val="00582B49"/>
    <w:rsid w:val="0058351A"/>
    <w:rsid w:val="0058425A"/>
    <w:rsid w:val="005845CF"/>
    <w:rsid w:val="00585C34"/>
    <w:rsid w:val="005864E8"/>
    <w:rsid w:val="00587A12"/>
    <w:rsid w:val="00590EDF"/>
    <w:rsid w:val="00591509"/>
    <w:rsid w:val="005929C9"/>
    <w:rsid w:val="005930E5"/>
    <w:rsid w:val="00593340"/>
    <w:rsid w:val="00594D40"/>
    <w:rsid w:val="00594EA5"/>
    <w:rsid w:val="00595343"/>
    <w:rsid w:val="00595381"/>
    <w:rsid w:val="00595ABB"/>
    <w:rsid w:val="00595D8E"/>
    <w:rsid w:val="005965F5"/>
    <w:rsid w:val="00596ACF"/>
    <w:rsid w:val="00597176"/>
    <w:rsid w:val="005974A9"/>
    <w:rsid w:val="005A24B6"/>
    <w:rsid w:val="005A25F2"/>
    <w:rsid w:val="005A2F1E"/>
    <w:rsid w:val="005A36AF"/>
    <w:rsid w:val="005A414D"/>
    <w:rsid w:val="005A46C1"/>
    <w:rsid w:val="005A4F75"/>
    <w:rsid w:val="005A6DA9"/>
    <w:rsid w:val="005A6F62"/>
    <w:rsid w:val="005B0307"/>
    <w:rsid w:val="005B05DB"/>
    <w:rsid w:val="005B091F"/>
    <w:rsid w:val="005B1B3D"/>
    <w:rsid w:val="005B435D"/>
    <w:rsid w:val="005B46CB"/>
    <w:rsid w:val="005B4943"/>
    <w:rsid w:val="005B4ACD"/>
    <w:rsid w:val="005B54AD"/>
    <w:rsid w:val="005B5747"/>
    <w:rsid w:val="005B5A34"/>
    <w:rsid w:val="005B6049"/>
    <w:rsid w:val="005B6710"/>
    <w:rsid w:val="005B7BBA"/>
    <w:rsid w:val="005B7EC8"/>
    <w:rsid w:val="005C0BB7"/>
    <w:rsid w:val="005C0C06"/>
    <w:rsid w:val="005C16C9"/>
    <w:rsid w:val="005C217A"/>
    <w:rsid w:val="005C2D2A"/>
    <w:rsid w:val="005C3898"/>
    <w:rsid w:val="005C511C"/>
    <w:rsid w:val="005C6342"/>
    <w:rsid w:val="005D0102"/>
    <w:rsid w:val="005D02CC"/>
    <w:rsid w:val="005D1E38"/>
    <w:rsid w:val="005D1E99"/>
    <w:rsid w:val="005D22C5"/>
    <w:rsid w:val="005D273E"/>
    <w:rsid w:val="005D3956"/>
    <w:rsid w:val="005D4B34"/>
    <w:rsid w:val="005D57DD"/>
    <w:rsid w:val="005D6524"/>
    <w:rsid w:val="005D6EAF"/>
    <w:rsid w:val="005D702E"/>
    <w:rsid w:val="005E0D56"/>
    <w:rsid w:val="005E1231"/>
    <w:rsid w:val="005E1715"/>
    <w:rsid w:val="005E1C2A"/>
    <w:rsid w:val="005E2061"/>
    <w:rsid w:val="005E22A0"/>
    <w:rsid w:val="005E242C"/>
    <w:rsid w:val="005E2A39"/>
    <w:rsid w:val="005E2EBC"/>
    <w:rsid w:val="005E2F21"/>
    <w:rsid w:val="005E3AEC"/>
    <w:rsid w:val="005E444E"/>
    <w:rsid w:val="005E53D5"/>
    <w:rsid w:val="005E672B"/>
    <w:rsid w:val="005F07BC"/>
    <w:rsid w:val="005F0B4E"/>
    <w:rsid w:val="005F2C2A"/>
    <w:rsid w:val="005F2E8D"/>
    <w:rsid w:val="005F375E"/>
    <w:rsid w:val="005F3BCF"/>
    <w:rsid w:val="005F4B3C"/>
    <w:rsid w:val="005F4BB5"/>
    <w:rsid w:val="005F4EC1"/>
    <w:rsid w:val="005F67D4"/>
    <w:rsid w:val="006007EA"/>
    <w:rsid w:val="00601356"/>
    <w:rsid w:val="0060138D"/>
    <w:rsid w:val="00603D41"/>
    <w:rsid w:val="0060485E"/>
    <w:rsid w:val="00605E26"/>
    <w:rsid w:val="00606685"/>
    <w:rsid w:val="00607207"/>
    <w:rsid w:val="00607E49"/>
    <w:rsid w:val="00610D62"/>
    <w:rsid w:val="00611A3E"/>
    <w:rsid w:val="00613417"/>
    <w:rsid w:val="00614DF5"/>
    <w:rsid w:val="00614E87"/>
    <w:rsid w:val="006154E4"/>
    <w:rsid w:val="00615534"/>
    <w:rsid w:val="0061575D"/>
    <w:rsid w:val="00616F2F"/>
    <w:rsid w:val="00617728"/>
    <w:rsid w:val="006201B7"/>
    <w:rsid w:val="006217C1"/>
    <w:rsid w:val="006239A8"/>
    <w:rsid w:val="00624501"/>
    <w:rsid w:val="0062534F"/>
    <w:rsid w:val="00626D3F"/>
    <w:rsid w:val="00626D9E"/>
    <w:rsid w:val="00626E24"/>
    <w:rsid w:val="0062754B"/>
    <w:rsid w:val="00630110"/>
    <w:rsid w:val="00630468"/>
    <w:rsid w:val="00630A45"/>
    <w:rsid w:val="00631280"/>
    <w:rsid w:val="00631B45"/>
    <w:rsid w:val="00632D7E"/>
    <w:rsid w:val="00633B32"/>
    <w:rsid w:val="00636900"/>
    <w:rsid w:val="00636F24"/>
    <w:rsid w:val="00636FB5"/>
    <w:rsid w:val="00637D88"/>
    <w:rsid w:val="00640568"/>
    <w:rsid w:val="0064062B"/>
    <w:rsid w:val="006408E6"/>
    <w:rsid w:val="0064162C"/>
    <w:rsid w:val="00642906"/>
    <w:rsid w:val="0064298A"/>
    <w:rsid w:val="006429AE"/>
    <w:rsid w:val="00642BBE"/>
    <w:rsid w:val="00643309"/>
    <w:rsid w:val="006433AA"/>
    <w:rsid w:val="00643DF4"/>
    <w:rsid w:val="00644A71"/>
    <w:rsid w:val="00644D47"/>
    <w:rsid w:val="00644F7C"/>
    <w:rsid w:val="006453B6"/>
    <w:rsid w:val="00645437"/>
    <w:rsid w:val="00645AFD"/>
    <w:rsid w:val="00645F04"/>
    <w:rsid w:val="00650714"/>
    <w:rsid w:val="00650EE2"/>
    <w:rsid w:val="0065123F"/>
    <w:rsid w:val="00653715"/>
    <w:rsid w:val="00653D75"/>
    <w:rsid w:val="00654145"/>
    <w:rsid w:val="00654A8E"/>
    <w:rsid w:val="00655075"/>
    <w:rsid w:val="006557C9"/>
    <w:rsid w:val="00656653"/>
    <w:rsid w:val="006566D8"/>
    <w:rsid w:val="006601C1"/>
    <w:rsid w:val="00660315"/>
    <w:rsid w:val="006615FD"/>
    <w:rsid w:val="0066161B"/>
    <w:rsid w:val="00661896"/>
    <w:rsid w:val="006626D5"/>
    <w:rsid w:val="00662855"/>
    <w:rsid w:val="00662FE2"/>
    <w:rsid w:val="00663EBF"/>
    <w:rsid w:val="00664E7A"/>
    <w:rsid w:val="00665179"/>
    <w:rsid w:val="00665434"/>
    <w:rsid w:val="00665F49"/>
    <w:rsid w:val="00666744"/>
    <w:rsid w:val="006667D4"/>
    <w:rsid w:val="006668F9"/>
    <w:rsid w:val="00666AAD"/>
    <w:rsid w:val="00667AD2"/>
    <w:rsid w:val="006702E3"/>
    <w:rsid w:val="0067142A"/>
    <w:rsid w:val="00672066"/>
    <w:rsid w:val="00672CA4"/>
    <w:rsid w:val="00673F82"/>
    <w:rsid w:val="0067488B"/>
    <w:rsid w:val="006756A6"/>
    <w:rsid w:val="00675799"/>
    <w:rsid w:val="00675AD0"/>
    <w:rsid w:val="00675C4F"/>
    <w:rsid w:val="00677313"/>
    <w:rsid w:val="00677EC8"/>
    <w:rsid w:val="00680F8D"/>
    <w:rsid w:val="006822BA"/>
    <w:rsid w:val="00682AB6"/>
    <w:rsid w:val="00682C5B"/>
    <w:rsid w:val="00682E50"/>
    <w:rsid w:val="00682F77"/>
    <w:rsid w:val="00683975"/>
    <w:rsid w:val="0068437D"/>
    <w:rsid w:val="006846D6"/>
    <w:rsid w:val="00684FC1"/>
    <w:rsid w:val="00685B7A"/>
    <w:rsid w:val="006875A2"/>
    <w:rsid w:val="00690E33"/>
    <w:rsid w:val="00690EF1"/>
    <w:rsid w:val="0069113B"/>
    <w:rsid w:val="00691174"/>
    <w:rsid w:val="00691243"/>
    <w:rsid w:val="006926BB"/>
    <w:rsid w:val="0069289B"/>
    <w:rsid w:val="00692D44"/>
    <w:rsid w:val="00692D70"/>
    <w:rsid w:val="00692F1F"/>
    <w:rsid w:val="00693390"/>
    <w:rsid w:val="006938A9"/>
    <w:rsid w:val="006951BA"/>
    <w:rsid w:val="006966C4"/>
    <w:rsid w:val="00697933"/>
    <w:rsid w:val="00697EE8"/>
    <w:rsid w:val="006A05A2"/>
    <w:rsid w:val="006A0E3D"/>
    <w:rsid w:val="006A1645"/>
    <w:rsid w:val="006A28C3"/>
    <w:rsid w:val="006A2BAE"/>
    <w:rsid w:val="006A32D1"/>
    <w:rsid w:val="006A43BC"/>
    <w:rsid w:val="006A4F30"/>
    <w:rsid w:val="006A5058"/>
    <w:rsid w:val="006A5CF2"/>
    <w:rsid w:val="006A63F3"/>
    <w:rsid w:val="006A6E5A"/>
    <w:rsid w:val="006A76BE"/>
    <w:rsid w:val="006A7755"/>
    <w:rsid w:val="006A78DA"/>
    <w:rsid w:val="006B1007"/>
    <w:rsid w:val="006B101F"/>
    <w:rsid w:val="006B2C07"/>
    <w:rsid w:val="006B3132"/>
    <w:rsid w:val="006B3C1D"/>
    <w:rsid w:val="006B458A"/>
    <w:rsid w:val="006B4EFE"/>
    <w:rsid w:val="006B537A"/>
    <w:rsid w:val="006B5736"/>
    <w:rsid w:val="006B60ED"/>
    <w:rsid w:val="006B6228"/>
    <w:rsid w:val="006B7030"/>
    <w:rsid w:val="006B777A"/>
    <w:rsid w:val="006C0831"/>
    <w:rsid w:val="006C0D2E"/>
    <w:rsid w:val="006C2468"/>
    <w:rsid w:val="006C2623"/>
    <w:rsid w:val="006C5731"/>
    <w:rsid w:val="006C5B84"/>
    <w:rsid w:val="006C5D41"/>
    <w:rsid w:val="006C6694"/>
    <w:rsid w:val="006C6932"/>
    <w:rsid w:val="006C6D4B"/>
    <w:rsid w:val="006C7AF2"/>
    <w:rsid w:val="006D015F"/>
    <w:rsid w:val="006D0B75"/>
    <w:rsid w:val="006D1AAA"/>
    <w:rsid w:val="006D29D4"/>
    <w:rsid w:val="006D36C4"/>
    <w:rsid w:val="006D3EF8"/>
    <w:rsid w:val="006D41F7"/>
    <w:rsid w:val="006D41FB"/>
    <w:rsid w:val="006D4973"/>
    <w:rsid w:val="006D54B4"/>
    <w:rsid w:val="006D5B59"/>
    <w:rsid w:val="006D66EB"/>
    <w:rsid w:val="006D6E90"/>
    <w:rsid w:val="006D73DA"/>
    <w:rsid w:val="006D7974"/>
    <w:rsid w:val="006D7977"/>
    <w:rsid w:val="006D7BD0"/>
    <w:rsid w:val="006D7FC8"/>
    <w:rsid w:val="006E1C6B"/>
    <w:rsid w:val="006E4C18"/>
    <w:rsid w:val="006E4DA1"/>
    <w:rsid w:val="006E5048"/>
    <w:rsid w:val="006E7458"/>
    <w:rsid w:val="006F0B55"/>
    <w:rsid w:val="006F11AE"/>
    <w:rsid w:val="006F1655"/>
    <w:rsid w:val="006F1BB0"/>
    <w:rsid w:val="006F1C71"/>
    <w:rsid w:val="006F1CCC"/>
    <w:rsid w:val="006F2071"/>
    <w:rsid w:val="006F22CE"/>
    <w:rsid w:val="006F24EC"/>
    <w:rsid w:val="006F4505"/>
    <w:rsid w:val="006F4EE7"/>
    <w:rsid w:val="006F5B8C"/>
    <w:rsid w:val="006F660A"/>
    <w:rsid w:val="006F6840"/>
    <w:rsid w:val="006F6A0B"/>
    <w:rsid w:val="006F7AD4"/>
    <w:rsid w:val="006F7D9C"/>
    <w:rsid w:val="00700678"/>
    <w:rsid w:val="00701185"/>
    <w:rsid w:val="00701F0B"/>
    <w:rsid w:val="00702AC0"/>
    <w:rsid w:val="00703380"/>
    <w:rsid w:val="00703A0D"/>
    <w:rsid w:val="00703E56"/>
    <w:rsid w:val="00704EFF"/>
    <w:rsid w:val="0070542F"/>
    <w:rsid w:val="0070609D"/>
    <w:rsid w:val="00706CA8"/>
    <w:rsid w:val="00706F06"/>
    <w:rsid w:val="00707DD7"/>
    <w:rsid w:val="00710E97"/>
    <w:rsid w:val="007116E9"/>
    <w:rsid w:val="00711CF7"/>
    <w:rsid w:val="00711D2E"/>
    <w:rsid w:val="00712DCC"/>
    <w:rsid w:val="0071365B"/>
    <w:rsid w:val="00713F97"/>
    <w:rsid w:val="00715C38"/>
    <w:rsid w:val="00716511"/>
    <w:rsid w:val="007200C0"/>
    <w:rsid w:val="00720E4C"/>
    <w:rsid w:val="007215F1"/>
    <w:rsid w:val="00722EAA"/>
    <w:rsid w:val="00724C96"/>
    <w:rsid w:val="00724F51"/>
    <w:rsid w:val="00724F73"/>
    <w:rsid w:val="00725BE2"/>
    <w:rsid w:val="00725D3F"/>
    <w:rsid w:val="0072605A"/>
    <w:rsid w:val="00726422"/>
    <w:rsid w:val="007315AE"/>
    <w:rsid w:val="007323CC"/>
    <w:rsid w:val="00733E85"/>
    <w:rsid w:val="00735EBE"/>
    <w:rsid w:val="00736325"/>
    <w:rsid w:val="007363CE"/>
    <w:rsid w:val="00736A06"/>
    <w:rsid w:val="00740993"/>
    <w:rsid w:val="007409C9"/>
    <w:rsid w:val="00740D72"/>
    <w:rsid w:val="007414AD"/>
    <w:rsid w:val="007415DF"/>
    <w:rsid w:val="00741779"/>
    <w:rsid w:val="007419C7"/>
    <w:rsid w:val="007429B6"/>
    <w:rsid w:val="00742BAB"/>
    <w:rsid w:val="00742D7D"/>
    <w:rsid w:val="00742E35"/>
    <w:rsid w:val="00743240"/>
    <w:rsid w:val="00743392"/>
    <w:rsid w:val="007436BF"/>
    <w:rsid w:val="0074399F"/>
    <w:rsid w:val="00743D09"/>
    <w:rsid w:val="00743E48"/>
    <w:rsid w:val="00744120"/>
    <w:rsid w:val="00744878"/>
    <w:rsid w:val="007448C6"/>
    <w:rsid w:val="00744996"/>
    <w:rsid w:val="00745E51"/>
    <w:rsid w:val="0074621A"/>
    <w:rsid w:val="007465A5"/>
    <w:rsid w:val="00746CC3"/>
    <w:rsid w:val="007479A0"/>
    <w:rsid w:val="00750E17"/>
    <w:rsid w:val="00750EB3"/>
    <w:rsid w:val="007510EF"/>
    <w:rsid w:val="00751613"/>
    <w:rsid w:val="00751679"/>
    <w:rsid w:val="00751ADD"/>
    <w:rsid w:val="0075208A"/>
    <w:rsid w:val="00752499"/>
    <w:rsid w:val="00752BEA"/>
    <w:rsid w:val="00752DB7"/>
    <w:rsid w:val="00753184"/>
    <w:rsid w:val="00753B54"/>
    <w:rsid w:val="007556B6"/>
    <w:rsid w:val="0075683B"/>
    <w:rsid w:val="00756D24"/>
    <w:rsid w:val="00757425"/>
    <w:rsid w:val="00760822"/>
    <w:rsid w:val="00760DC8"/>
    <w:rsid w:val="00761BE4"/>
    <w:rsid w:val="00761F6A"/>
    <w:rsid w:val="007625F1"/>
    <w:rsid w:val="007636DC"/>
    <w:rsid w:val="00763C49"/>
    <w:rsid w:val="0076453A"/>
    <w:rsid w:val="00764699"/>
    <w:rsid w:val="0076763C"/>
    <w:rsid w:val="007679F6"/>
    <w:rsid w:val="00767B4E"/>
    <w:rsid w:val="00770CBE"/>
    <w:rsid w:val="007713DA"/>
    <w:rsid w:val="00771AA1"/>
    <w:rsid w:val="00771CC9"/>
    <w:rsid w:val="00771ED0"/>
    <w:rsid w:val="00773754"/>
    <w:rsid w:val="007739ED"/>
    <w:rsid w:val="0077404B"/>
    <w:rsid w:val="007740A9"/>
    <w:rsid w:val="00774D8B"/>
    <w:rsid w:val="00777589"/>
    <w:rsid w:val="007778D6"/>
    <w:rsid w:val="0078037E"/>
    <w:rsid w:val="00781335"/>
    <w:rsid w:val="00781903"/>
    <w:rsid w:val="00781E40"/>
    <w:rsid w:val="00781EA7"/>
    <w:rsid w:val="00782219"/>
    <w:rsid w:val="0078345C"/>
    <w:rsid w:val="007848A9"/>
    <w:rsid w:val="00784F83"/>
    <w:rsid w:val="007852C8"/>
    <w:rsid w:val="007855E5"/>
    <w:rsid w:val="00785C2C"/>
    <w:rsid w:val="00787E20"/>
    <w:rsid w:val="0079030A"/>
    <w:rsid w:val="00790618"/>
    <w:rsid w:val="007917D3"/>
    <w:rsid w:val="00791BCF"/>
    <w:rsid w:val="00792480"/>
    <w:rsid w:val="00792A84"/>
    <w:rsid w:val="00794E7B"/>
    <w:rsid w:val="00795AD1"/>
    <w:rsid w:val="00795C84"/>
    <w:rsid w:val="00796B45"/>
    <w:rsid w:val="00796E05"/>
    <w:rsid w:val="007975BC"/>
    <w:rsid w:val="00797CF0"/>
    <w:rsid w:val="007A0872"/>
    <w:rsid w:val="007A0D16"/>
    <w:rsid w:val="007A0E78"/>
    <w:rsid w:val="007A111B"/>
    <w:rsid w:val="007A18D6"/>
    <w:rsid w:val="007A1E7E"/>
    <w:rsid w:val="007A249F"/>
    <w:rsid w:val="007A25CF"/>
    <w:rsid w:val="007A29D5"/>
    <w:rsid w:val="007A33E1"/>
    <w:rsid w:val="007A3CE6"/>
    <w:rsid w:val="007A3EF1"/>
    <w:rsid w:val="007A4EFE"/>
    <w:rsid w:val="007A5C33"/>
    <w:rsid w:val="007A7D30"/>
    <w:rsid w:val="007B023D"/>
    <w:rsid w:val="007B0E80"/>
    <w:rsid w:val="007B198E"/>
    <w:rsid w:val="007B215D"/>
    <w:rsid w:val="007B3653"/>
    <w:rsid w:val="007B3A41"/>
    <w:rsid w:val="007B3BDA"/>
    <w:rsid w:val="007B51E0"/>
    <w:rsid w:val="007B5AD7"/>
    <w:rsid w:val="007B5F3D"/>
    <w:rsid w:val="007B7254"/>
    <w:rsid w:val="007C2CC7"/>
    <w:rsid w:val="007C3143"/>
    <w:rsid w:val="007C31F8"/>
    <w:rsid w:val="007C3A91"/>
    <w:rsid w:val="007C3F2A"/>
    <w:rsid w:val="007C3FDB"/>
    <w:rsid w:val="007C4593"/>
    <w:rsid w:val="007C473C"/>
    <w:rsid w:val="007C4C87"/>
    <w:rsid w:val="007C4DD2"/>
    <w:rsid w:val="007C55AD"/>
    <w:rsid w:val="007C6B8F"/>
    <w:rsid w:val="007D0E89"/>
    <w:rsid w:val="007D1C6D"/>
    <w:rsid w:val="007D2640"/>
    <w:rsid w:val="007D31E4"/>
    <w:rsid w:val="007D3454"/>
    <w:rsid w:val="007D447A"/>
    <w:rsid w:val="007D5444"/>
    <w:rsid w:val="007D65DC"/>
    <w:rsid w:val="007D71CB"/>
    <w:rsid w:val="007D72B3"/>
    <w:rsid w:val="007D79F0"/>
    <w:rsid w:val="007E14A4"/>
    <w:rsid w:val="007E173E"/>
    <w:rsid w:val="007E182B"/>
    <w:rsid w:val="007E1E02"/>
    <w:rsid w:val="007E224F"/>
    <w:rsid w:val="007E2CE3"/>
    <w:rsid w:val="007E39AD"/>
    <w:rsid w:val="007E4167"/>
    <w:rsid w:val="007E4271"/>
    <w:rsid w:val="007E435B"/>
    <w:rsid w:val="007E450C"/>
    <w:rsid w:val="007E4D28"/>
    <w:rsid w:val="007E5986"/>
    <w:rsid w:val="007E6B1E"/>
    <w:rsid w:val="007E7973"/>
    <w:rsid w:val="007E7C7B"/>
    <w:rsid w:val="007F0D15"/>
    <w:rsid w:val="007F1DAC"/>
    <w:rsid w:val="007F2562"/>
    <w:rsid w:val="007F34F9"/>
    <w:rsid w:val="007F41C7"/>
    <w:rsid w:val="007F4E7D"/>
    <w:rsid w:val="007F539E"/>
    <w:rsid w:val="007F6F84"/>
    <w:rsid w:val="007F7B70"/>
    <w:rsid w:val="008007FC"/>
    <w:rsid w:val="00801EE2"/>
    <w:rsid w:val="008021A4"/>
    <w:rsid w:val="00802441"/>
    <w:rsid w:val="00802AC8"/>
    <w:rsid w:val="00803F56"/>
    <w:rsid w:val="0080427D"/>
    <w:rsid w:val="0080451D"/>
    <w:rsid w:val="008047D7"/>
    <w:rsid w:val="00804AC9"/>
    <w:rsid w:val="00804C43"/>
    <w:rsid w:val="00806735"/>
    <w:rsid w:val="00806D7E"/>
    <w:rsid w:val="00807161"/>
    <w:rsid w:val="00807824"/>
    <w:rsid w:val="00807CBE"/>
    <w:rsid w:val="00810BDB"/>
    <w:rsid w:val="00811277"/>
    <w:rsid w:val="00813821"/>
    <w:rsid w:val="008139C3"/>
    <w:rsid w:val="008141C7"/>
    <w:rsid w:val="0081469D"/>
    <w:rsid w:val="00815648"/>
    <w:rsid w:val="0081601F"/>
    <w:rsid w:val="008161AF"/>
    <w:rsid w:val="008220AD"/>
    <w:rsid w:val="00823445"/>
    <w:rsid w:val="008234A4"/>
    <w:rsid w:val="008234E9"/>
    <w:rsid w:val="00824CED"/>
    <w:rsid w:val="00825A2A"/>
    <w:rsid w:val="0082648E"/>
    <w:rsid w:val="008267F0"/>
    <w:rsid w:val="00826944"/>
    <w:rsid w:val="00826DE9"/>
    <w:rsid w:val="00827F68"/>
    <w:rsid w:val="00830220"/>
    <w:rsid w:val="008303A7"/>
    <w:rsid w:val="00831785"/>
    <w:rsid w:val="008324DE"/>
    <w:rsid w:val="00833090"/>
    <w:rsid w:val="008333A6"/>
    <w:rsid w:val="008336B6"/>
    <w:rsid w:val="00833F0E"/>
    <w:rsid w:val="00834ED2"/>
    <w:rsid w:val="00834F83"/>
    <w:rsid w:val="00835934"/>
    <w:rsid w:val="00835D68"/>
    <w:rsid w:val="008371C1"/>
    <w:rsid w:val="00837A15"/>
    <w:rsid w:val="00841083"/>
    <w:rsid w:val="008416C7"/>
    <w:rsid w:val="00841E9C"/>
    <w:rsid w:val="00842BD5"/>
    <w:rsid w:val="008431DF"/>
    <w:rsid w:val="00843757"/>
    <w:rsid w:val="008438E8"/>
    <w:rsid w:val="00844DEF"/>
    <w:rsid w:val="008506B6"/>
    <w:rsid w:val="00850E73"/>
    <w:rsid w:val="00851D18"/>
    <w:rsid w:val="0085256B"/>
    <w:rsid w:val="00852753"/>
    <w:rsid w:val="00853CE1"/>
    <w:rsid w:val="00853D19"/>
    <w:rsid w:val="00853E7C"/>
    <w:rsid w:val="008546D8"/>
    <w:rsid w:val="00855CE8"/>
    <w:rsid w:val="008560BD"/>
    <w:rsid w:val="008563DC"/>
    <w:rsid w:val="008567D9"/>
    <w:rsid w:val="008573C1"/>
    <w:rsid w:val="00857EED"/>
    <w:rsid w:val="00860367"/>
    <w:rsid w:val="008605CC"/>
    <w:rsid w:val="0086129E"/>
    <w:rsid w:val="00862861"/>
    <w:rsid w:val="00865B68"/>
    <w:rsid w:val="00866BF5"/>
    <w:rsid w:val="00867609"/>
    <w:rsid w:val="00867B9B"/>
    <w:rsid w:val="00867E3B"/>
    <w:rsid w:val="00870743"/>
    <w:rsid w:val="008721C5"/>
    <w:rsid w:val="00872D0E"/>
    <w:rsid w:val="008734C6"/>
    <w:rsid w:val="0087490D"/>
    <w:rsid w:val="00876157"/>
    <w:rsid w:val="0087615B"/>
    <w:rsid w:val="008774A3"/>
    <w:rsid w:val="0087788B"/>
    <w:rsid w:val="00877F27"/>
    <w:rsid w:val="00880E98"/>
    <w:rsid w:val="008810E5"/>
    <w:rsid w:val="008827CF"/>
    <w:rsid w:val="00883884"/>
    <w:rsid w:val="00884323"/>
    <w:rsid w:val="00884DC8"/>
    <w:rsid w:val="00884F7E"/>
    <w:rsid w:val="00885DCA"/>
    <w:rsid w:val="00885FD0"/>
    <w:rsid w:val="00887011"/>
    <w:rsid w:val="008874E9"/>
    <w:rsid w:val="00890EF7"/>
    <w:rsid w:val="00891909"/>
    <w:rsid w:val="00891ACB"/>
    <w:rsid w:val="00891C56"/>
    <w:rsid w:val="00891C6E"/>
    <w:rsid w:val="00891C83"/>
    <w:rsid w:val="00892707"/>
    <w:rsid w:val="0089289B"/>
    <w:rsid w:val="008928A5"/>
    <w:rsid w:val="008939E0"/>
    <w:rsid w:val="00894D4C"/>
    <w:rsid w:val="00896241"/>
    <w:rsid w:val="0089665D"/>
    <w:rsid w:val="00896711"/>
    <w:rsid w:val="00896EF8"/>
    <w:rsid w:val="0089771A"/>
    <w:rsid w:val="008977BA"/>
    <w:rsid w:val="008A1370"/>
    <w:rsid w:val="008A2957"/>
    <w:rsid w:val="008A2AB9"/>
    <w:rsid w:val="008A30A3"/>
    <w:rsid w:val="008A312B"/>
    <w:rsid w:val="008A33F2"/>
    <w:rsid w:val="008A3628"/>
    <w:rsid w:val="008A3AC9"/>
    <w:rsid w:val="008A3D07"/>
    <w:rsid w:val="008A451B"/>
    <w:rsid w:val="008A549E"/>
    <w:rsid w:val="008A5D86"/>
    <w:rsid w:val="008A7C6F"/>
    <w:rsid w:val="008B0312"/>
    <w:rsid w:val="008B06AD"/>
    <w:rsid w:val="008B0CFA"/>
    <w:rsid w:val="008B13F1"/>
    <w:rsid w:val="008B1D3A"/>
    <w:rsid w:val="008B265D"/>
    <w:rsid w:val="008B37C5"/>
    <w:rsid w:val="008B3BFC"/>
    <w:rsid w:val="008B417F"/>
    <w:rsid w:val="008B5201"/>
    <w:rsid w:val="008B5A91"/>
    <w:rsid w:val="008B5CFE"/>
    <w:rsid w:val="008B5E49"/>
    <w:rsid w:val="008B7524"/>
    <w:rsid w:val="008C19BA"/>
    <w:rsid w:val="008C246D"/>
    <w:rsid w:val="008C2FED"/>
    <w:rsid w:val="008C384D"/>
    <w:rsid w:val="008C3DD3"/>
    <w:rsid w:val="008C4AA5"/>
    <w:rsid w:val="008C4F5D"/>
    <w:rsid w:val="008C65F8"/>
    <w:rsid w:val="008C7030"/>
    <w:rsid w:val="008C79A3"/>
    <w:rsid w:val="008C7B53"/>
    <w:rsid w:val="008D005E"/>
    <w:rsid w:val="008D03AF"/>
    <w:rsid w:val="008D1E5C"/>
    <w:rsid w:val="008D20BE"/>
    <w:rsid w:val="008D25A8"/>
    <w:rsid w:val="008D36D1"/>
    <w:rsid w:val="008D3E86"/>
    <w:rsid w:val="008D4197"/>
    <w:rsid w:val="008D58C3"/>
    <w:rsid w:val="008D6272"/>
    <w:rsid w:val="008D66AA"/>
    <w:rsid w:val="008D6AAC"/>
    <w:rsid w:val="008D6C13"/>
    <w:rsid w:val="008D6EEB"/>
    <w:rsid w:val="008D6F5D"/>
    <w:rsid w:val="008D7C80"/>
    <w:rsid w:val="008E00BE"/>
    <w:rsid w:val="008E00FE"/>
    <w:rsid w:val="008E0365"/>
    <w:rsid w:val="008E0AA1"/>
    <w:rsid w:val="008E0F7A"/>
    <w:rsid w:val="008E11EC"/>
    <w:rsid w:val="008E29A1"/>
    <w:rsid w:val="008E3100"/>
    <w:rsid w:val="008E354D"/>
    <w:rsid w:val="008E4915"/>
    <w:rsid w:val="008E52A4"/>
    <w:rsid w:val="008E79BF"/>
    <w:rsid w:val="008F05B3"/>
    <w:rsid w:val="008F0971"/>
    <w:rsid w:val="008F1545"/>
    <w:rsid w:val="008F1763"/>
    <w:rsid w:val="008F17D8"/>
    <w:rsid w:val="008F1F41"/>
    <w:rsid w:val="008F2390"/>
    <w:rsid w:val="008F276B"/>
    <w:rsid w:val="008F29D6"/>
    <w:rsid w:val="008F3066"/>
    <w:rsid w:val="008F35A3"/>
    <w:rsid w:val="008F38ED"/>
    <w:rsid w:val="008F3981"/>
    <w:rsid w:val="008F458F"/>
    <w:rsid w:val="008F48AE"/>
    <w:rsid w:val="008F509F"/>
    <w:rsid w:val="008F60B4"/>
    <w:rsid w:val="008F63CC"/>
    <w:rsid w:val="008F6EB6"/>
    <w:rsid w:val="008F752B"/>
    <w:rsid w:val="00901EF8"/>
    <w:rsid w:val="009022C4"/>
    <w:rsid w:val="00902CDE"/>
    <w:rsid w:val="00903222"/>
    <w:rsid w:val="009038CE"/>
    <w:rsid w:val="00904ED6"/>
    <w:rsid w:val="009054D5"/>
    <w:rsid w:val="00906DA4"/>
    <w:rsid w:val="009077B3"/>
    <w:rsid w:val="00907D13"/>
    <w:rsid w:val="00910A1C"/>
    <w:rsid w:val="00912529"/>
    <w:rsid w:val="009128CA"/>
    <w:rsid w:val="00912B08"/>
    <w:rsid w:val="009137FC"/>
    <w:rsid w:val="0091391C"/>
    <w:rsid w:val="0091427C"/>
    <w:rsid w:val="00914DFE"/>
    <w:rsid w:val="00916BF5"/>
    <w:rsid w:val="00920F0E"/>
    <w:rsid w:val="00921C27"/>
    <w:rsid w:val="00921DD5"/>
    <w:rsid w:val="00922054"/>
    <w:rsid w:val="009231E5"/>
    <w:rsid w:val="00923322"/>
    <w:rsid w:val="00923646"/>
    <w:rsid w:val="0092567F"/>
    <w:rsid w:val="00926309"/>
    <w:rsid w:val="00926895"/>
    <w:rsid w:val="00926F7E"/>
    <w:rsid w:val="009305EC"/>
    <w:rsid w:val="009305FA"/>
    <w:rsid w:val="00930BA5"/>
    <w:rsid w:val="0093273D"/>
    <w:rsid w:val="009328D1"/>
    <w:rsid w:val="009333D2"/>
    <w:rsid w:val="009336CA"/>
    <w:rsid w:val="00933CE1"/>
    <w:rsid w:val="00933D8A"/>
    <w:rsid w:val="00934E51"/>
    <w:rsid w:val="00936177"/>
    <w:rsid w:val="00936EEF"/>
    <w:rsid w:val="00937699"/>
    <w:rsid w:val="00937C98"/>
    <w:rsid w:val="009406F4"/>
    <w:rsid w:val="00941821"/>
    <w:rsid w:val="009427C8"/>
    <w:rsid w:val="00943561"/>
    <w:rsid w:val="00943A85"/>
    <w:rsid w:val="009446B7"/>
    <w:rsid w:val="00944AB2"/>
    <w:rsid w:val="00944DBA"/>
    <w:rsid w:val="00945546"/>
    <w:rsid w:val="00945896"/>
    <w:rsid w:val="009459BC"/>
    <w:rsid w:val="00945B12"/>
    <w:rsid w:val="009468E2"/>
    <w:rsid w:val="00946C4A"/>
    <w:rsid w:val="00946FDE"/>
    <w:rsid w:val="009472C1"/>
    <w:rsid w:val="009474C1"/>
    <w:rsid w:val="00947E57"/>
    <w:rsid w:val="00950E77"/>
    <w:rsid w:val="00950F0B"/>
    <w:rsid w:val="00951E04"/>
    <w:rsid w:val="00952314"/>
    <w:rsid w:val="00952D3B"/>
    <w:rsid w:val="009537DC"/>
    <w:rsid w:val="00953B84"/>
    <w:rsid w:val="00953E63"/>
    <w:rsid w:val="0095495C"/>
    <w:rsid w:val="0095499B"/>
    <w:rsid w:val="009553DC"/>
    <w:rsid w:val="00955AF6"/>
    <w:rsid w:val="0095649A"/>
    <w:rsid w:val="009572DC"/>
    <w:rsid w:val="00957432"/>
    <w:rsid w:val="009578CD"/>
    <w:rsid w:val="00960263"/>
    <w:rsid w:val="00960461"/>
    <w:rsid w:val="00960C7F"/>
    <w:rsid w:val="00962B97"/>
    <w:rsid w:val="009636C5"/>
    <w:rsid w:val="00963A2A"/>
    <w:rsid w:val="00963B93"/>
    <w:rsid w:val="0096403C"/>
    <w:rsid w:val="00964D70"/>
    <w:rsid w:val="009655D1"/>
    <w:rsid w:val="0096587F"/>
    <w:rsid w:val="00965A2A"/>
    <w:rsid w:val="00965B35"/>
    <w:rsid w:val="00966A6A"/>
    <w:rsid w:val="00966C18"/>
    <w:rsid w:val="009675F7"/>
    <w:rsid w:val="009714A2"/>
    <w:rsid w:val="009715FA"/>
    <w:rsid w:val="00972427"/>
    <w:rsid w:val="00972D09"/>
    <w:rsid w:val="00973D9D"/>
    <w:rsid w:val="009743D5"/>
    <w:rsid w:val="009746BF"/>
    <w:rsid w:val="00974C17"/>
    <w:rsid w:val="00976357"/>
    <w:rsid w:val="00976BD2"/>
    <w:rsid w:val="00976EC9"/>
    <w:rsid w:val="00977A14"/>
    <w:rsid w:val="00977A2A"/>
    <w:rsid w:val="0098002E"/>
    <w:rsid w:val="0098040B"/>
    <w:rsid w:val="009816A2"/>
    <w:rsid w:val="00983D42"/>
    <w:rsid w:val="0098458C"/>
    <w:rsid w:val="00984F89"/>
    <w:rsid w:val="0098626D"/>
    <w:rsid w:val="009862A7"/>
    <w:rsid w:val="009873E9"/>
    <w:rsid w:val="00987A62"/>
    <w:rsid w:val="00987ECB"/>
    <w:rsid w:val="009916E8"/>
    <w:rsid w:val="00993920"/>
    <w:rsid w:val="00995F5C"/>
    <w:rsid w:val="00996DDD"/>
    <w:rsid w:val="00997D6E"/>
    <w:rsid w:val="00997DBC"/>
    <w:rsid w:val="00997E29"/>
    <w:rsid w:val="009A0448"/>
    <w:rsid w:val="009A0B52"/>
    <w:rsid w:val="009A1300"/>
    <w:rsid w:val="009A1B0D"/>
    <w:rsid w:val="009A2C9F"/>
    <w:rsid w:val="009A3BCE"/>
    <w:rsid w:val="009A41E5"/>
    <w:rsid w:val="009A44D3"/>
    <w:rsid w:val="009A4885"/>
    <w:rsid w:val="009A5B21"/>
    <w:rsid w:val="009A5D97"/>
    <w:rsid w:val="009A6EB9"/>
    <w:rsid w:val="009A7A05"/>
    <w:rsid w:val="009A7A9D"/>
    <w:rsid w:val="009B0BC2"/>
    <w:rsid w:val="009B1356"/>
    <w:rsid w:val="009B1E85"/>
    <w:rsid w:val="009B3DE0"/>
    <w:rsid w:val="009B40A9"/>
    <w:rsid w:val="009B4B5D"/>
    <w:rsid w:val="009B60EC"/>
    <w:rsid w:val="009B613A"/>
    <w:rsid w:val="009B64FE"/>
    <w:rsid w:val="009B6C6D"/>
    <w:rsid w:val="009B6E52"/>
    <w:rsid w:val="009B6F72"/>
    <w:rsid w:val="009B76D3"/>
    <w:rsid w:val="009B7B07"/>
    <w:rsid w:val="009C061E"/>
    <w:rsid w:val="009C0EB5"/>
    <w:rsid w:val="009C4114"/>
    <w:rsid w:val="009C4EA9"/>
    <w:rsid w:val="009C5908"/>
    <w:rsid w:val="009C5E38"/>
    <w:rsid w:val="009C6D9C"/>
    <w:rsid w:val="009C7B6F"/>
    <w:rsid w:val="009D0D64"/>
    <w:rsid w:val="009D1060"/>
    <w:rsid w:val="009D10BC"/>
    <w:rsid w:val="009D213D"/>
    <w:rsid w:val="009D434F"/>
    <w:rsid w:val="009D5552"/>
    <w:rsid w:val="009D7190"/>
    <w:rsid w:val="009D7196"/>
    <w:rsid w:val="009D793D"/>
    <w:rsid w:val="009D7D5C"/>
    <w:rsid w:val="009E05C7"/>
    <w:rsid w:val="009E06B2"/>
    <w:rsid w:val="009E1438"/>
    <w:rsid w:val="009E1625"/>
    <w:rsid w:val="009E336F"/>
    <w:rsid w:val="009E4635"/>
    <w:rsid w:val="009E6120"/>
    <w:rsid w:val="009E6497"/>
    <w:rsid w:val="009E6E09"/>
    <w:rsid w:val="009E703C"/>
    <w:rsid w:val="009E7BBC"/>
    <w:rsid w:val="009E7F9A"/>
    <w:rsid w:val="009F0D33"/>
    <w:rsid w:val="009F2285"/>
    <w:rsid w:val="009F2A76"/>
    <w:rsid w:val="009F336D"/>
    <w:rsid w:val="009F3770"/>
    <w:rsid w:val="009F3B7E"/>
    <w:rsid w:val="009F4313"/>
    <w:rsid w:val="009F4A0E"/>
    <w:rsid w:val="009F7E76"/>
    <w:rsid w:val="00A00DAF"/>
    <w:rsid w:val="00A018C0"/>
    <w:rsid w:val="00A01C63"/>
    <w:rsid w:val="00A0225A"/>
    <w:rsid w:val="00A02408"/>
    <w:rsid w:val="00A024D9"/>
    <w:rsid w:val="00A026E6"/>
    <w:rsid w:val="00A03B1F"/>
    <w:rsid w:val="00A04491"/>
    <w:rsid w:val="00A04926"/>
    <w:rsid w:val="00A05325"/>
    <w:rsid w:val="00A101F7"/>
    <w:rsid w:val="00A1027D"/>
    <w:rsid w:val="00A103D4"/>
    <w:rsid w:val="00A10533"/>
    <w:rsid w:val="00A106E2"/>
    <w:rsid w:val="00A10AC1"/>
    <w:rsid w:val="00A116D2"/>
    <w:rsid w:val="00A13355"/>
    <w:rsid w:val="00A13501"/>
    <w:rsid w:val="00A14275"/>
    <w:rsid w:val="00A142CA"/>
    <w:rsid w:val="00A14F46"/>
    <w:rsid w:val="00A154BA"/>
    <w:rsid w:val="00A159B4"/>
    <w:rsid w:val="00A16711"/>
    <w:rsid w:val="00A17F38"/>
    <w:rsid w:val="00A20682"/>
    <w:rsid w:val="00A2095B"/>
    <w:rsid w:val="00A209AA"/>
    <w:rsid w:val="00A21396"/>
    <w:rsid w:val="00A22A62"/>
    <w:rsid w:val="00A233BC"/>
    <w:rsid w:val="00A24403"/>
    <w:rsid w:val="00A24D4F"/>
    <w:rsid w:val="00A251F0"/>
    <w:rsid w:val="00A255F0"/>
    <w:rsid w:val="00A25902"/>
    <w:rsid w:val="00A259BC"/>
    <w:rsid w:val="00A262EF"/>
    <w:rsid w:val="00A26C06"/>
    <w:rsid w:val="00A27012"/>
    <w:rsid w:val="00A273A9"/>
    <w:rsid w:val="00A27A57"/>
    <w:rsid w:val="00A30E8B"/>
    <w:rsid w:val="00A30EB0"/>
    <w:rsid w:val="00A322F1"/>
    <w:rsid w:val="00A32888"/>
    <w:rsid w:val="00A337B2"/>
    <w:rsid w:val="00A33899"/>
    <w:rsid w:val="00A33BFB"/>
    <w:rsid w:val="00A3408F"/>
    <w:rsid w:val="00A34700"/>
    <w:rsid w:val="00A34FA3"/>
    <w:rsid w:val="00A35A57"/>
    <w:rsid w:val="00A35BB2"/>
    <w:rsid w:val="00A35F53"/>
    <w:rsid w:val="00A36119"/>
    <w:rsid w:val="00A36335"/>
    <w:rsid w:val="00A36BF6"/>
    <w:rsid w:val="00A36C7C"/>
    <w:rsid w:val="00A376C9"/>
    <w:rsid w:val="00A40212"/>
    <w:rsid w:val="00A4158E"/>
    <w:rsid w:val="00A4342E"/>
    <w:rsid w:val="00A43949"/>
    <w:rsid w:val="00A43F78"/>
    <w:rsid w:val="00A4440F"/>
    <w:rsid w:val="00A4477F"/>
    <w:rsid w:val="00A44EA0"/>
    <w:rsid w:val="00A4523E"/>
    <w:rsid w:val="00A457BE"/>
    <w:rsid w:val="00A462B7"/>
    <w:rsid w:val="00A46321"/>
    <w:rsid w:val="00A46403"/>
    <w:rsid w:val="00A46993"/>
    <w:rsid w:val="00A46D0C"/>
    <w:rsid w:val="00A476E2"/>
    <w:rsid w:val="00A4772B"/>
    <w:rsid w:val="00A500EF"/>
    <w:rsid w:val="00A50226"/>
    <w:rsid w:val="00A52807"/>
    <w:rsid w:val="00A52A94"/>
    <w:rsid w:val="00A52B0B"/>
    <w:rsid w:val="00A52B78"/>
    <w:rsid w:val="00A52F86"/>
    <w:rsid w:val="00A53006"/>
    <w:rsid w:val="00A53479"/>
    <w:rsid w:val="00A535D7"/>
    <w:rsid w:val="00A539FA"/>
    <w:rsid w:val="00A53E2B"/>
    <w:rsid w:val="00A55238"/>
    <w:rsid w:val="00A553B7"/>
    <w:rsid w:val="00A567B8"/>
    <w:rsid w:val="00A56DF2"/>
    <w:rsid w:val="00A57661"/>
    <w:rsid w:val="00A579C2"/>
    <w:rsid w:val="00A60B78"/>
    <w:rsid w:val="00A60F6F"/>
    <w:rsid w:val="00A6175C"/>
    <w:rsid w:val="00A62128"/>
    <w:rsid w:val="00A630C4"/>
    <w:rsid w:val="00A63EFB"/>
    <w:rsid w:val="00A647B3"/>
    <w:rsid w:val="00A65109"/>
    <w:rsid w:val="00A655A5"/>
    <w:rsid w:val="00A65B17"/>
    <w:rsid w:val="00A6602A"/>
    <w:rsid w:val="00A66C40"/>
    <w:rsid w:val="00A670DF"/>
    <w:rsid w:val="00A70EFA"/>
    <w:rsid w:val="00A71590"/>
    <w:rsid w:val="00A71E3A"/>
    <w:rsid w:val="00A73030"/>
    <w:rsid w:val="00A73532"/>
    <w:rsid w:val="00A7477D"/>
    <w:rsid w:val="00A75066"/>
    <w:rsid w:val="00A75CCB"/>
    <w:rsid w:val="00A7606B"/>
    <w:rsid w:val="00A76A00"/>
    <w:rsid w:val="00A76CB7"/>
    <w:rsid w:val="00A76FA7"/>
    <w:rsid w:val="00A77818"/>
    <w:rsid w:val="00A77A05"/>
    <w:rsid w:val="00A77C20"/>
    <w:rsid w:val="00A80747"/>
    <w:rsid w:val="00A810AE"/>
    <w:rsid w:val="00A815F3"/>
    <w:rsid w:val="00A81D36"/>
    <w:rsid w:val="00A821CA"/>
    <w:rsid w:val="00A82364"/>
    <w:rsid w:val="00A859D8"/>
    <w:rsid w:val="00A90487"/>
    <w:rsid w:val="00A908DB"/>
    <w:rsid w:val="00A90C11"/>
    <w:rsid w:val="00A90FBD"/>
    <w:rsid w:val="00A914A2"/>
    <w:rsid w:val="00A916EA"/>
    <w:rsid w:val="00A9191F"/>
    <w:rsid w:val="00A92473"/>
    <w:rsid w:val="00A926B9"/>
    <w:rsid w:val="00A9277A"/>
    <w:rsid w:val="00A92A64"/>
    <w:rsid w:val="00A93827"/>
    <w:rsid w:val="00A93854"/>
    <w:rsid w:val="00A93A67"/>
    <w:rsid w:val="00A93B7E"/>
    <w:rsid w:val="00A93B96"/>
    <w:rsid w:val="00A946B1"/>
    <w:rsid w:val="00A9496B"/>
    <w:rsid w:val="00A94B69"/>
    <w:rsid w:val="00A9536D"/>
    <w:rsid w:val="00A962E7"/>
    <w:rsid w:val="00A96EDD"/>
    <w:rsid w:val="00A976C6"/>
    <w:rsid w:val="00A97B8E"/>
    <w:rsid w:val="00AA0B30"/>
    <w:rsid w:val="00AA1212"/>
    <w:rsid w:val="00AA1246"/>
    <w:rsid w:val="00AA14FD"/>
    <w:rsid w:val="00AA1AEC"/>
    <w:rsid w:val="00AA1C9E"/>
    <w:rsid w:val="00AA2491"/>
    <w:rsid w:val="00AA28BE"/>
    <w:rsid w:val="00AA2ADA"/>
    <w:rsid w:val="00AA36D7"/>
    <w:rsid w:val="00AA3970"/>
    <w:rsid w:val="00AA3EA2"/>
    <w:rsid w:val="00AA4661"/>
    <w:rsid w:val="00AB158F"/>
    <w:rsid w:val="00AB2053"/>
    <w:rsid w:val="00AB2A3F"/>
    <w:rsid w:val="00AB2F51"/>
    <w:rsid w:val="00AB4135"/>
    <w:rsid w:val="00AB4426"/>
    <w:rsid w:val="00AB4B24"/>
    <w:rsid w:val="00AB4C36"/>
    <w:rsid w:val="00AB5206"/>
    <w:rsid w:val="00AB54C5"/>
    <w:rsid w:val="00AC03B5"/>
    <w:rsid w:val="00AC0BF6"/>
    <w:rsid w:val="00AC124E"/>
    <w:rsid w:val="00AC1E09"/>
    <w:rsid w:val="00AC26D9"/>
    <w:rsid w:val="00AC2AA0"/>
    <w:rsid w:val="00AC2EDE"/>
    <w:rsid w:val="00AC32E2"/>
    <w:rsid w:val="00AC3782"/>
    <w:rsid w:val="00AC465A"/>
    <w:rsid w:val="00AC4931"/>
    <w:rsid w:val="00AC7435"/>
    <w:rsid w:val="00AD0378"/>
    <w:rsid w:val="00AD0914"/>
    <w:rsid w:val="00AD106A"/>
    <w:rsid w:val="00AD1EEC"/>
    <w:rsid w:val="00AD22F3"/>
    <w:rsid w:val="00AD239C"/>
    <w:rsid w:val="00AD28A6"/>
    <w:rsid w:val="00AD2C16"/>
    <w:rsid w:val="00AD2CD4"/>
    <w:rsid w:val="00AD316B"/>
    <w:rsid w:val="00AD3269"/>
    <w:rsid w:val="00AD3A9C"/>
    <w:rsid w:val="00AD4817"/>
    <w:rsid w:val="00AD4E27"/>
    <w:rsid w:val="00AE050E"/>
    <w:rsid w:val="00AE0AD5"/>
    <w:rsid w:val="00AE1AD4"/>
    <w:rsid w:val="00AE1B92"/>
    <w:rsid w:val="00AE20DB"/>
    <w:rsid w:val="00AE32EC"/>
    <w:rsid w:val="00AE35B7"/>
    <w:rsid w:val="00AE3DED"/>
    <w:rsid w:val="00AE3E3B"/>
    <w:rsid w:val="00AE52B1"/>
    <w:rsid w:val="00AE61F7"/>
    <w:rsid w:val="00AE65F8"/>
    <w:rsid w:val="00AE6D25"/>
    <w:rsid w:val="00AE791B"/>
    <w:rsid w:val="00AE7C8A"/>
    <w:rsid w:val="00AF029F"/>
    <w:rsid w:val="00AF2236"/>
    <w:rsid w:val="00AF247B"/>
    <w:rsid w:val="00AF2CC2"/>
    <w:rsid w:val="00AF40BD"/>
    <w:rsid w:val="00AF4308"/>
    <w:rsid w:val="00AF43AA"/>
    <w:rsid w:val="00AF4876"/>
    <w:rsid w:val="00AF4C6B"/>
    <w:rsid w:val="00AF5156"/>
    <w:rsid w:val="00AF54A8"/>
    <w:rsid w:val="00AF62A1"/>
    <w:rsid w:val="00AF6372"/>
    <w:rsid w:val="00AF6B34"/>
    <w:rsid w:val="00AF7EC7"/>
    <w:rsid w:val="00B0037A"/>
    <w:rsid w:val="00B01D6B"/>
    <w:rsid w:val="00B05BC0"/>
    <w:rsid w:val="00B0605E"/>
    <w:rsid w:val="00B067AC"/>
    <w:rsid w:val="00B07C36"/>
    <w:rsid w:val="00B107F3"/>
    <w:rsid w:val="00B10AFA"/>
    <w:rsid w:val="00B11E3A"/>
    <w:rsid w:val="00B11FCC"/>
    <w:rsid w:val="00B12AA2"/>
    <w:rsid w:val="00B12B19"/>
    <w:rsid w:val="00B13C67"/>
    <w:rsid w:val="00B13CE6"/>
    <w:rsid w:val="00B141E2"/>
    <w:rsid w:val="00B14B85"/>
    <w:rsid w:val="00B14BCB"/>
    <w:rsid w:val="00B15D6C"/>
    <w:rsid w:val="00B16A6B"/>
    <w:rsid w:val="00B17FDB"/>
    <w:rsid w:val="00B21648"/>
    <w:rsid w:val="00B23E25"/>
    <w:rsid w:val="00B26E6A"/>
    <w:rsid w:val="00B26EB3"/>
    <w:rsid w:val="00B27184"/>
    <w:rsid w:val="00B27641"/>
    <w:rsid w:val="00B2773A"/>
    <w:rsid w:val="00B27EA4"/>
    <w:rsid w:val="00B30A4A"/>
    <w:rsid w:val="00B31388"/>
    <w:rsid w:val="00B31496"/>
    <w:rsid w:val="00B31898"/>
    <w:rsid w:val="00B32455"/>
    <w:rsid w:val="00B335B7"/>
    <w:rsid w:val="00B34AD6"/>
    <w:rsid w:val="00B35783"/>
    <w:rsid w:val="00B35DEF"/>
    <w:rsid w:val="00B36DF3"/>
    <w:rsid w:val="00B3710B"/>
    <w:rsid w:val="00B37640"/>
    <w:rsid w:val="00B37823"/>
    <w:rsid w:val="00B40A0C"/>
    <w:rsid w:val="00B41759"/>
    <w:rsid w:val="00B4181F"/>
    <w:rsid w:val="00B41913"/>
    <w:rsid w:val="00B4263E"/>
    <w:rsid w:val="00B42953"/>
    <w:rsid w:val="00B42FC4"/>
    <w:rsid w:val="00B43248"/>
    <w:rsid w:val="00B4427B"/>
    <w:rsid w:val="00B4433E"/>
    <w:rsid w:val="00B4585A"/>
    <w:rsid w:val="00B4633F"/>
    <w:rsid w:val="00B470E3"/>
    <w:rsid w:val="00B47403"/>
    <w:rsid w:val="00B51211"/>
    <w:rsid w:val="00B51B29"/>
    <w:rsid w:val="00B51C0E"/>
    <w:rsid w:val="00B52038"/>
    <w:rsid w:val="00B536DE"/>
    <w:rsid w:val="00B54442"/>
    <w:rsid w:val="00B54574"/>
    <w:rsid w:val="00B5464B"/>
    <w:rsid w:val="00B54E85"/>
    <w:rsid w:val="00B54E88"/>
    <w:rsid w:val="00B54FDB"/>
    <w:rsid w:val="00B55773"/>
    <w:rsid w:val="00B55950"/>
    <w:rsid w:val="00B55F9D"/>
    <w:rsid w:val="00B564BE"/>
    <w:rsid w:val="00B5665D"/>
    <w:rsid w:val="00B57070"/>
    <w:rsid w:val="00B602D8"/>
    <w:rsid w:val="00B6057B"/>
    <w:rsid w:val="00B60ABA"/>
    <w:rsid w:val="00B60BDE"/>
    <w:rsid w:val="00B6372B"/>
    <w:rsid w:val="00B63D00"/>
    <w:rsid w:val="00B64B2B"/>
    <w:rsid w:val="00B67223"/>
    <w:rsid w:val="00B675E1"/>
    <w:rsid w:val="00B67C5E"/>
    <w:rsid w:val="00B67DDF"/>
    <w:rsid w:val="00B71194"/>
    <w:rsid w:val="00B71365"/>
    <w:rsid w:val="00B71663"/>
    <w:rsid w:val="00B71CF7"/>
    <w:rsid w:val="00B71E36"/>
    <w:rsid w:val="00B726C1"/>
    <w:rsid w:val="00B72910"/>
    <w:rsid w:val="00B72B6B"/>
    <w:rsid w:val="00B72C38"/>
    <w:rsid w:val="00B737E8"/>
    <w:rsid w:val="00B759B7"/>
    <w:rsid w:val="00B7665E"/>
    <w:rsid w:val="00B76697"/>
    <w:rsid w:val="00B76DB6"/>
    <w:rsid w:val="00B808EF"/>
    <w:rsid w:val="00B80A6C"/>
    <w:rsid w:val="00B80E80"/>
    <w:rsid w:val="00B80FC9"/>
    <w:rsid w:val="00B813B0"/>
    <w:rsid w:val="00B8356D"/>
    <w:rsid w:val="00B83573"/>
    <w:rsid w:val="00B85398"/>
    <w:rsid w:val="00B85525"/>
    <w:rsid w:val="00B85A19"/>
    <w:rsid w:val="00B85BE4"/>
    <w:rsid w:val="00B85CB9"/>
    <w:rsid w:val="00B85F93"/>
    <w:rsid w:val="00B86608"/>
    <w:rsid w:val="00B875CB"/>
    <w:rsid w:val="00B9005E"/>
    <w:rsid w:val="00B911E8"/>
    <w:rsid w:val="00B91CCE"/>
    <w:rsid w:val="00B92A35"/>
    <w:rsid w:val="00B92B0B"/>
    <w:rsid w:val="00B935BE"/>
    <w:rsid w:val="00B9373C"/>
    <w:rsid w:val="00B93D71"/>
    <w:rsid w:val="00B94BD5"/>
    <w:rsid w:val="00B94C60"/>
    <w:rsid w:val="00B94D2B"/>
    <w:rsid w:val="00B94EC4"/>
    <w:rsid w:val="00B960EC"/>
    <w:rsid w:val="00B9702D"/>
    <w:rsid w:val="00B97D92"/>
    <w:rsid w:val="00BA003E"/>
    <w:rsid w:val="00BA0AB2"/>
    <w:rsid w:val="00BA10F9"/>
    <w:rsid w:val="00BA2543"/>
    <w:rsid w:val="00BA282B"/>
    <w:rsid w:val="00BA2F7B"/>
    <w:rsid w:val="00BA32C1"/>
    <w:rsid w:val="00BA3419"/>
    <w:rsid w:val="00BA6445"/>
    <w:rsid w:val="00BA6809"/>
    <w:rsid w:val="00BA7AF2"/>
    <w:rsid w:val="00BA7D8C"/>
    <w:rsid w:val="00BB0F2F"/>
    <w:rsid w:val="00BB1C9D"/>
    <w:rsid w:val="00BB2957"/>
    <w:rsid w:val="00BB3A8B"/>
    <w:rsid w:val="00BB3CEF"/>
    <w:rsid w:val="00BB445E"/>
    <w:rsid w:val="00BB69D4"/>
    <w:rsid w:val="00BC025D"/>
    <w:rsid w:val="00BC0A00"/>
    <w:rsid w:val="00BC3E5A"/>
    <w:rsid w:val="00BC4F8F"/>
    <w:rsid w:val="00BC557F"/>
    <w:rsid w:val="00BC6BBB"/>
    <w:rsid w:val="00BC6E7F"/>
    <w:rsid w:val="00BC7869"/>
    <w:rsid w:val="00BC7C1F"/>
    <w:rsid w:val="00BD093A"/>
    <w:rsid w:val="00BD0EF6"/>
    <w:rsid w:val="00BD3118"/>
    <w:rsid w:val="00BD45B3"/>
    <w:rsid w:val="00BD5D29"/>
    <w:rsid w:val="00BD6610"/>
    <w:rsid w:val="00BE0508"/>
    <w:rsid w:val="00BE08C9"/>
    <w:rsid w:val="00BE0DBE"/>
    <w:rsid w:val="00BE1565"/>
    <w:rsid w:val="00BE160D"/>
    <w:rsid w:val="00BE2865"/>
    <w:rsid w:val="00BE5FFC"/>
    <w:rsid w:val="00BE604D"/>
    <w:rsid w:val="00BE654B"/>
    <w:rsid w:val="00BE6614"/>
    <w:rsid w:val="00BE7679"/>
    <w:rsid w:val="00BE76A7"/>
    <w:rsid w:val="00BE7E08"/>
    <w:rsid w:val="00BF0E4D"/>
    <w:rsid w:val="00BF0F69"/>
    <w:rsid w:val="00BF29C5"/>
    <w:rsid w:val="00BF3797"/>
    <w:rsid w:val="00BF3AD7"/>
    <w:rsid w:val="00BF3AEA"/>
    <w:rsid w:val="00BF3F8D"/>
    <w:rsid w:val="00BF45FE"/>
    <w:rsid w:val="00BF541E"/>
    <w:rsid w:val="00BF5892"/>
    <w:rsid w:val="00BF5934"/>
    <w:rsid w:val="00BF64E3"/>
    <w:rsid w:val="00BF7333"/>
    <w:rsid w:val="00BF7BF3"/>
    <w:rsid w:val="00BF7DB3"/>
    <w:rsid w:val="00C00226"/>
    <w:rsid w:val="00C002BF"/>
    <w:rsid w:val="00C004EB"/>
    <w:rsid w:val="00C016F3"/>
    <w:rsid w:val="00C01CA2"/>
    <w:rsid w:val="00C0247F"/>
    <w:rsid w:val="00C02693"/>
    <w:rsid w:val="00C02966"/>
    <w:rsid w:val="00C031E6"/>
    <w:rsid w:val="00C04A2C"/>
    <w:rsid w:val="00C05C58"/>
    <w:rsid w:val="00C073CB"/>
    <w:rsid w:val="00C076C3"/>
    <w:rsid w:val="00C07AC7"/>
    <w:rsid w:val="00C115A0"/>
    <w:rsid w:val="00C11F5B"/>
    <w:rsid w:val="00C12A5D"/>
    <w:rsid w:val="00C13A54"/>
    <w:rsid w:val="00C13D5D"/>
    <w:rsid w:val="00C14094"/>
    <w:rsid w:val="00C162DB"/>
    <w:rsid w:val="00C16440"/>
    <w:rsid w:val="00C164D3"/>
    <w:rsid w:val="00C16990"/>
    <w:rsid w:val="00C170B3"/>
    <w:rsid w:val="00C17842"/>
    <w:rsid w:val="00C17E38"/>
    <w:rsid w:val="00C17E67"/>
    <w:rsid w:val="00C21AC4"/>
    <w:rsid w:val="00C21C68"/>
    <w:rsid w:val="00C22857"/>
    <w:rsid w:val="00C22CEA"/>
    <w:rsid w:val="00C230C6"/>
    <w:rsid w:val="00C235BE"/>
    <w:rsid w:val="00C23A9A"/>
    <w:rsid w:val="00C23D1D"/>
    <w:rsid w:val="00C24808"/>
    <w:rsid w:val="00C24B60"/>
    <w:rsid w:val="00C25494"/>
    <w:rsid w:val="00C26176"/>
    <w:rsid w:val="00C27149"/>
    <w:rsid w:val="00C2754F"/>
    <w:rsid w:val="00C27656"/>
    <w:rsid w:val="00C30225"/>
    <w:rsid w:val="00C31BDA"/>
    <w:rsid w:val="00C31CF2"/>
    <w:rsid w:val="00C31EFA"/>
    <w:rsid w:val="00C3266E"/>
    <w:rsid w:val="00C32FD2"/>
    <w:rsid w:val="00C33A07"/>
    <w:rsid w:val="00C344B3"/>
    <w:rsid w:val="00C34C43"/>
    <w:rsid w:val="00C35F57"/>
    <w:rsid w:val="00C36894"/>
    <w:rsid w:val="00C414FC"/>
    <w:rsid w:val="00C415A7"/>
    <w:rsid w:val="00C427BB"/>
    <w:rsid w:val="00C44488"/>
    <w:rsid w:val="00C44A0B"/>
    <w:rsid w:val="00C45744"/>
    <w:rsid w:val="00C470AA"/>
    <w:rsid w:val="00C47C82"/>
    <w:rsid w:val="00C50310"/>
    <w:rsid w:val="00C5069B"/>
    <w:rsid w:val="00C5229A"/>
    <w:rsid w:val="00C52817"/>
    <w:rsid w:val="00C52DFD"/>
    <w:rsid w:val="00C532E8"/>
    <w:rsid w:val="00C53E9D"/>
    <w:rsid w:val="00C53F28"/>
    <w:rsid w:val="00C55E30"/>
    <w:rsid w:val="00C5677A"/>
    <w:rsid w:val="00C57780"/>
    <w:rsid w:val="00C60511"/>
    <w:rsid w:val="00C617DE"/>
    <w:rsid w:val="00C62C43"/>
    <w:rsid w:val="00C63576"/>
    <w:rsid w:val="00C63585"/>
    <w:rsid w:val="00C638C5"/>
    <w:rsid w:val="00C6396F"/>
    <w:rsid w:val="00C64CA8"/>
    <w:rsid w:val="00C664C4"/>
    <w:rsid w:val="00C67013"/>
    <w:rsid w:val="00C67316"/>
    <w:rsid w:val="00C67820"/>
    <w:rsid w:val="00C70571"/>
    <w:rsid w:val="00C70682"/>
    <w:rsid w:val="00C71694"/>
    <w:rsid w:val="00C7212D"/>
    <w:rsid w:val="00C724EA"/>
    <w:rsid w:val="00C72559"/>
    <w:rsid w:val="00C73E5B"/>
    <w:rsid w:val="00C74023"/>
    <w:rsid w:val="00C74A3B"/>
    <w:rsid w:val="00C74CF8"/>
    <w:rsid w:val="00C751D2"/>
    <w:rsid w:val="00C75D5A"/>
    <w:rsid w:val="00C76912"/>
    <w:rsid w:val="00C76D41"/>
    <w:rsid w:val="00C7753B"/>
    <w:rsid w:val="00C778CD"/>
    <w:rsid w:val="00C807D6"/>
    <w:rsid w:val="00C81F7A"/>
    <w:rsid w:val="00C82105"/>
    <w:rsid w:val="00C83728"/>
    <w:rsid w:val="00C84B76"/>
    <w:rsid w:val="00C854F1"/>
    <w:rsid w:val="00C8556A"/>
    <w:rsid w:val="00C8584A"/>
    <w:rsid w:val="00C85AA8"/>
    <w:rsid w:val="00C85C6C"/>
    <w:rsid w:val="00C8601F"/>
    <w:rsid w:val="00C8651F"/>
    <w:rsid w:val="00C86FF7"/>
    <w:rsid w:val="00C8734D"/>
    <w:rsid w:val="00C908C5"/>
    <w:rsid w:val="00C90FC9"/>
    <w:rsid w:val="00C916E1"/>
    <w:rsid w:val="00C935C9"/>
    <w:rsid w:val="00C93F29"/>
    <w:rsid w:val="00C943A4"/>
    <w:rsid w:val="00C957D0"/>
    <w:rsid w:val="00C9651D"/>
    <w:rsid w:val="00C96D3C"/>
    <w:rsid w:val="00C96D93"/>
    <w:rsid w:val="00C97486"/>
    <w:rsid w:val="00C975F5"/>
    <w:rsid w:val="00C97BE7"/>
    <w:rsid w:val="00CA00CA"/>
    <w:rsid w:val="00CA1367"/>
    <w:rsid w:val="00CA17DA"/>
    <w:rsid w:val="00CA2282"/>
    <w:rsid w:val="00CA3975"/>
    <w:rsid w:val="00CA3DB2"/>
    <w:rsid w:val="00CA490D"/>
    <w:rsid w:val="00CA4C93"/>
    <w:rsid w:val="00CA4D39"/>
    <w:rsid w:val="00CA5E67"/>
    <w:rsid w:val="00CA66C5"/>
    <w:rsid w:val="00CB0D44"/>
    <w:rsid w:val="00CB2073"/>
    <w:rsid w:val="00CB20CF"/>
    <w:rsid w:val="00CB2253"/>
    <w:rsid w:val="00CB2AD2"/>
    <w:rsid w:val="00CB31DE"/>
    <w:rsid w:val="00CB42B7"/>
    <w:rsid w:val="00CB450F"/>
    <w:rsid w:val="00CB4751"/>
    <w:rsid w:val="00CB6B29"/>
    <w:rsid w:val="00CB721E"/>
    <w:rsid w:val="00CB7F45"/>
    <w:rsid w:val="00CC0460"/>
    <w:rsid w:val="00CC0E24"/>
    <w:rsid w:val="00CC1ACD"/>
    <w:rsid w:val="00CC1B89"/>
    <w:rsid w:val="00CC2E9A"/>
    <w:rsid w:val="00CC3C13"/>
    <w:rsid w:val="00CC3EA7"/>
    <w:rsid w:val="00CC409D"/>
    <w:rsid w:val="00CC44D6"/>
    <w:rsid w:val="00CC4B2E"/>
    <w:rsid w:val="00CC662C"/>
    <w:rsid w:val="00CC6E17"/>
    <w:rsid w:val="00CD04DA"/>
    <w:rsid w:val="00CD0864"/>
    <w:rsid w:val="00CD0BD8"/>
    <w:rsid w:val="00CD12F7"/>
    <w:rsid w:val="00CD2A91"/>
    <w:rsid w:val="00CD2EA6"/>
    <w:rsid w:val="00CD3DE0"/>
    <w:rsid w:val="00CD3F83"/>
    <w:rsid w:val="00CD43F2"/>
    <w:rsid w:val="00CD4F59"/>
    <w:rsid w:val="00CD5EF5"/>
    <w:rsid w:val="00CD6EE9"/>
    <w:rsid w:val="00CD7441"/>
    <w:rsid w:val="00CE0237"/>
    <w:rsid w:val="00CE186F"/>
    <w:rsid w:val="00CE260E"/>
    <w:rsid w:val="00CE2733"/>
    <w:rsid w:val="00CE46DB"/>
    <w:rsid w:val="00CE4BB8"/>
    <w:rsid w:val="00CE58EA"/>
    <w:rsid w:val="00CE66C1"/>
    <w:rsid w:val="00CE6A72"/>
    <w:rsid w:val="00CE6C99"/>
    <w:rsid w:val="00CE71E2"/>
    <w:rsid w:val="00CE774A"/>
    <w:rsid w:val="00CE7926"/>
    <w:rsid w:val="00CE7C50"/>
    <w:rsid w:val="00CF1EC7"/>
    <w:rsid w:val="00CF2043"/>
    <w:rsid w:val="00CF21FE"/>
    <w:rsid w:val="00CF2230"/>
    <w:rsid w:val="00CF401D"/>
    <w:rsid w:val="00CF42F1"/>
    <w:rsid w:val="00CF4B43"/>
    <w:rsid w:val="00CF4E32"/>
    <w:rsid w:val="00CF53E8"/>
    <w:rsid w:val="00CF63AB"/>
    <w:rsid w:val="00CF6867"/>
    <w:rsid w:val="00CF691F"/>
    <w:rsid w:val="00CF6AE7"/>
    <w:rsid w:val="00CF72BE"/>
    <w:rsid w:val="00CF7868"/>
    <w:rsid w:val="00D00074"/>
    <w:rsid w:val="00D01B76"/>
    <w:rsid w:val="00D01C2D"/>
    <w:rsid w:val="00D024FD"/>
    <w:rsid w:val="00D04339"/>
    <w:rsid w:val="00D0460D"/>
    <w:rsid w:val="00D0491F"/>
    <w:rsid w:val="00D0532A"/>
    <w:rsid w:val="00D05693"/>
    <w:rsid w:val="00D05E2D"/>
    <w:rsid w:val="00D05F57"/>
    <w:rsid w:val="00D062D1"/>
    <w:rsid w:val="00D06818"/>
    <w:rsid w:val="00D06FA2"/>
    <w:rsid w:val="00D1023B"/>
    <w:rsid w:val="00D1041A"/>
    <w:rsid w:val="00D107AC"/>
    <w:rsid w:val="00D10CD0"/>
    <w:rsid w:val="00D11909"/>
    <w:rsid w:val="00D122F4"/>
    <w:rsid w:val="00D13E74"/>
    <w:rsid w:val="00D14EA7"/>
    <w:rsid w:val="00D14F27"/>
    <w:rsid w:val="00D153BB"/>
    <w:rsid w:val="00D166F2"/>
    <w:rsid w:val="00D202F6"/>
    <w:rsid w:val="00D20549"/>
    <w:rsid w:val="00D20C56"/>
    <w:rsid w:val="00D20C73"/>
    <w:rsid w:val="00D2340E"/>
    <w:rsid w:val="00D23CE0"/>
    <w:rsid w:val="00D23EC5"/>
    <w:rsid w:val="00D2452F"/>
    <w:rsid w:val="00D2489A"/>
    <w:rsid w:val="00D259EB"/>
    <w:rsid w:val="00D26E36"/>
    <w:rsid w:val="00D3090C"/>
    <w:rsid w:val="00D317B8"/>
    <w:rsid w:val="00D3324A"/>
    <w:rsid w:val="00D34183"/>
    <w:rsid w:val="00D350D4"/>
    <w:rsid w:val="00D3556E"/>
    <w:rsid w:val="00D36227"/>
    <w:rsid w:val="00D40961"/>
    <w:rsid w:val="00D40D20"/>
    <w:rsid w:val="00D4101E"/>
    <w:rsid w:val="00D426CF"/>
    <w:rsid w:val="00D428EC"/>
    <w:rsid w:val="00D43316"/>
    <w:rsid w:val="00D43D03"/>
    <w:rsid w:val="00D43EE5"/>
    <w:rsid w:val="00D44284"/>
    <w:rsid w:val="00D44AFA"/>
    <w:rsid w:val="00D45DA4"/>
    <w:rsid w:val="00D47097"/>
    <w:rsid w:val="00D470DD"/>
    <w:rsid w:val="00D503BE"/>
    <w:rsid w:val="00D50409"/>
    <w:rsid w:val="00D525DC"/>
    <w:rsid w:val="00D53039"/>
    <w:rsid w:val="00D53A8A"/>
    <w:rsid w:val="00D53BF9"/>
    <w:rsid w:val="00D5434F"/>
    <w:rsid w:val="00D54FD4"/>
    <w:rsid w:val="00D5551C"/>
    <w:rsid w:val="00D55574"/>
    <w:rsid w:val="00D55BDC"/>
    <w:rsid w:val="00D56157"/>
    <w:rsid w:val="00D570C5"/>
    <w:rsid w:val="00D60364"/>
    <w:rsid w:val="00D62B18"/>
    <w:rsid w:val="00D6357E"/>
    <w:rsid w:val="00D63911"/>
    <w:rsid w:val="00D6478E"/>
    <w:rsid w:val="00D6503B"/>
    <w:rsid w:val="00D65101"/>
    <w:rsid w:val="00D65674"/>
    <w:rsid w:val="00D6642B"/>
    <w:rsid w:val="00D667DB"/>
    <w:rsid w:val="00D668F4"/>
    <w:rsid w:val="00D67C0B"/>
    <w:rsid w:val="00D67DFB"/>
    <w:rsid w:val="00D7154E"/>
    <w:rsid w:val="00D7263A"/>
    <w:rsid w:val="00D73AE4"/>
    <w:rsid w:val="00D73EBF"/>
    <w:rsid w:val="00D74560"/>
    <w:rsid w:val="00D7574E"/>
    <w:rsid w:val="00D75ABE"/>
    <w:rsid w:val="00D75EFD"/>
    <w:rsid w:val="00D76324"/>
    <w:rsid w:val="00D76C04"/>
    <w:rsid w:val="00D774B5"/>
    <w:rsid w:val="00D80887"/>
    <w:rsid w:val="00D80BC4"/>
    <w:rsid w:val="00D8154E"/>
    <w:rsid w:val="00D82EB9"/>
    <w:rsid w:val="00D83B48"/>
    <w:rsid w:val="00D83E45"/>
    <w:rsid w:val="00D841EF"/>
    <w:rsid w:val="00D84761"/>
    <w:rsid w:val="00D84E63"/>
    <w:rsid w:val="00D8543A"/>
    <w:rsid w:val="00D856B4"/>
    <w:rsid w:val="00D8626C"/>
    <w:rsid w:val="00D869F8"/>
    <w:rsid w:val="00D8796F"/>
    <w:rsid w:val="00D87F02"/>
    <w:rsid w:val="00D9197A"/>
    <w:rsid w:val="00D9212D"/>
    <w:rsid w:val="00D92915"/>
    <w:rsid w:val="00D92C14"/>
    <w:rsid w:val="00D92D1B"/>
    <w:rsid w:val="00D93261"/>
    <w:rsid w:val="00D9343B"/>
    <w:rsid w:val="00D94537"/>
    <w:rsid w:val="00D947FE"/>
    <w:rsid w:val="00D95AF9"/>
    <w:rsid w:val="00D95C5D"/>
    <w:rsid w:val="00D95FB1"/>
    <w:rsid w:val="00D97371"/>
    <w:rsid w:val="00DA035E"/>
    <w:rsid w:val="00DA05BF"/>
    <w:rsid w:val="00DA0FCE"/>
    <w:rsid w:val="00DA1152"/>
    <w:rsid w:val="00DA2139"/>
    <w:rsid w:val="00DA290D"/>
    <w:rsid w:val="00DA2C86"/>
    <w:rsid w:val="00DA3B77"/>
    <w:rsid w:val="00DA50EC"/>
    <w:rsid w:val="00DA69C3"/>
    <w:rsid w:val="00DA7D7D"/>
    <w:rsid w:val="00DB0118"/>
    <w:rsid w:val="00DB01F2"/>
    <w:rsid w:val="00DB04F2"/>
    <w:rsid w:val="00DB1A84"/>
    <w:rsid w:val="00DB24CC"/>
    <w:rsid w:val="00DB2827"/>
    <w:rsid w:val="00DB440C"/>
    <w:rsid w:val="00DB7187"/>
    <w:rsid w:val="00DC012A"/>
    <w:rsid w:val="00DC0558"/>
    <w:rsid w:val="00DC0FA4"/>
    <w:rsid w:val="00DC1806"/>
    <w:rsid w:val="00DC253A"/>
    <w:rsid w:val="00DC38A2"/>
    <w:rsid w:val="00DC3A97"/>
    <w:rsid w:val="00DC4027"/>
    <w:rsid w:val="00DC4ECD"/>
    <w:rsid w:val="00DC6E3B"/>
    <w:rsid w:val="00DC7B0E"/>
    <w:rsid w:val="00DD0874"/>
    <w:rsid w:val="00DD1286"/>
    <w:rsid w:val="00DD12C0"/>
    <w:rsid w:val="00DD1FBA"/>
    <w:rsid w:val="00DD2644"/>
    <w:rsid w:val="00DD3F23"/>
    <w:rsid w:val="00DD4869"/>
    <w:rsid w:val="00DD4BC2"/>
    <w:rsid w:val="00DD57FB"/>
    <w:rsid w:val="00DD68FD"/>
    <w:rsid w:val="00DD6E40"/>
    <w:rsid w:val="00DE13DF"/>
    <w:rsid w:val="00DE140A"/>
    <w:rsid w:val="00DE1CB4"/>
    <w:rsid w:val="00DE2C0D"/>
    <w:rsid w:val="00DE2EE6"/>
    <w:rsid w:val="00DE33AD"/>
    <w:rsid w:val="00DE3734"/>
    <w:rsid w:val="00DE3ED1"/>
    <w:rsid w:val="00DE5E70"/>
    <w:rsid w:val="00DE6BF9"/>
    <w:rsid w:val="00DE77F8"/>
    <w:rsid w:val="00DF002D"/>
    <w:rsid w:val="00DF07A7"/>
    <w:rsid w:val="00DF0D3A"/>
    <w:rsid w:val="00DF146D"/>
    <w:rsid w:val="00DF1A61"/>
    <w:rsid w:val="00DF272C"/>
    <w:rsid w:val="00DF2760"/>
    <w:rsid w:val="00DF2FC0"/>
    <w:rsid w:val="00DF3D2B"/>
    <w:rsid w:val="00DF406B"/>
    <w:rsid w:val="00DF4FB1"/>
    <w:rsid w:val="00DF6429"/>
    <w:rsid w:val="00DF73E6"/>
    <w:rsid w:val="00DF7E05"/>
    <w:rsid w:val="00E01357"/>
    <w:rsid w:val="00E0210A"/>
    <w:rsid w:val="00E0219B"/>
    <w:rsid w:val="00E03E8D"/>
    <w:rsid w:val="00E04D76"/>
    <w:rsid w:val="00E05752"/>
    <w:rsid w:val="00E058F9"/>
    <w:rsid w:val="00E05A63"/>
    <w:rsid w:val="00E0608B"/>
    <w:rsid w:val="00E061FC"/>
    <w:rsid w:val="00E0625C"/>
    <w:rsid w:val="00E07C18"/>
    <w:rsid w:val="00E101E1"/>
    <w:rsid w:val="00E10A69"/>
    <w:rsid w:val="00E10AC9"/>
    <w:rsid w:val="00E10FF1"/>
    <w:rsid w:val="00E112CB"/>
    <w:rsid w:val="00E11999"/>
    <w:rsid w:val="00E123B7"/>
    <w:rsid w:val="00E128FD"/>
    <w:rsid w:val="00E13DC7"/>
    <w:rsid w:val="00E1689C"/>
    <w:rsid w:val="00E1695A"/>
    <w:rsid w:val="00E17087"/>
    <w:rsid w:val="00E177E9"/>
    <w:rsid w:val="00E17D21"/>
    <w:rsid w:val="00E208D1"/>
    <w:rsid w:val="00E20ABE"/>
    <w:rsid w:val="00E23249"/>
    <w:rsid w:val="00E2325C"/>
    <w:rsid w:val="00E24BF6"/>
    <w:rsid w:val="00E26A99"/>
    <w:rsid w:val="00E27168"/>
    <w:rsid w:val="00E275E8"/>
    <w:rsid w:val="00E278AA"/>
    <w:rsid w:val="00E30490"/>
    <w:rsid w:val="00E3163F"/>
    <w:rsid w:val="00E320C7"/>
    <w:rsid w:val="00E321CA"/>
    <w:rsid w:val="00E32BD6"/>
    <w:rsid w:val="00E33B8F"/>
    <w:rsid w:val="00E33C13"/>
    <w:rsid w:val="00E34071"/>
    <w:rsid w:val="00E34D82"/>
    <w:rsid w:val="00E3585F"/>
    <w:rsid w:val="00E35CAD"/>
    <w:rsid w:val="00E365EE"/>
    <w:rsid w:val="00E3784F"/>
    <w:rsid w:val="00E37925"/>
    <w:rsid w:val="00E37B0C"/>
    <w:rsid w:val="00E4016B"/>
    <w:rsid w:val="00E42B2D"/>
    <w:rsid w:val="00E42E10"/>
    <w:rsid w:val="00E42F94"/>
    <w:rsid w:val="00E439FB"/>
    <w:rsid w:val="00E43AF0"/>
    <w:rsid w:val="00E43DF3"/>
    <w:rsid w:val="00E44151"/>
    <w:rsid w:val="00E44514"/>
    <w:rsid w:val="00E47A39"/>
    <w:rsid w:val="00E50F69"/>
    <w:rsid w:val="00E518B5"/>
    <w:rsid w:val="00E51BAE"/>
    <w:rsid w:val="00E52D0C"/>
    <w:rsid w:val="00E54157"/>
    <w:rsid w:val="00E5437A"/>
    <w:rsid w:val="00E551C2"/>
    <w:rsid w:val="00E552BC"/>
    <w:rsid w:val="00E55E1C"/>
    <w:rsid w:val="00E56711"/>
    <w:rsid w:val="00E56B16"/>
    <w:rsid w:val="00E576C0"/>
    <w:rsid w:val="00E6076D"/>
    <w:rsid w:val="00E610D3"/>
    <w:rsid w:val="00E6120B"/>
    <w:rsid w:val="00E613FD"/>
    <w:rsid w:val="00E615B1"/>
    <w:rsid w:val="00E618C8"/>
    <w:rsid w:val="00E61DDF"/>
    <w:rsid w:val="00E62C16"/>
    <w:rsid w:val="00E634BD"/>
    <w:rsid w:val="00E63A1B"/>
    <w:rsid w:val="00E63CF7"/>
    <w:rsid w:val="00E64BCC"/>
    <w:rsid w:val="00E64E59"/>
    <w:rsid w:val="00E64F03"/>
    <w:rsid w:val="00E65189"/>
    <w:rsid w:val="00E6703B"/>
    <w:rsid w:val="00E67EFC"/>
    <w:rsid w:val="00E715ED"/>
    <w:rsid w:val="00E72F5E"/>
    <w:rsid w:val="00E7369D"/>
    <w:rsid w:val="00E73763"/>
    <w:rsid w:val="00E7449D"/>
    <w:rsid w:val="00E75407"/>
    <w:rsid w:val="00E75D0B"/>
    <w:rsid w:val="00E75EBE"/>
    <w:rsid w:val="00E7639F"/>
    <w:rsid w:val="00E76892"/>
    <w:rsid w:val="00E768A1"/>
    <w:rsid w:val="00E76B21"/>
    <w:rsid w:val="00E80360"/>
    <w:rsid w:val="00E80551"/>
    <w:rsid w:val="00E80594"/>
    <w:rsid w:val="00E80CB4"/>
    <w:rsid w:val="00E81CF8"/>
    <w:rsid w:val="00E81FF3"/>
    <w:rsid w:val="00E82508"/>
    <w:rsid w:val="00E8261D"/>
    <w:rsid w:val="00E82D71"/>
    <w:rsid w:val="00E83262"/>
    <w:rsid w:val="00E839B5"/>
    <w:rsid w:val="00E83A6C"/>
    <w:rsid w:val="00E83D0B"/>
    <w:rsid w:val="00E83E96"/>
    <w:rsid w:val="00E8435E"/>
    <w:rsid w:val="00E84D22"/>
    <w:rsid w:val="00E852B8"/>
    <w:rsid w:val="00E85E1F"/>
    <w:rsid w:val="00E86C06"/>
    <w:rsid w:val="00E87265"/>
    <w:rsid w:val="00E904FA"/>
    <w:rsid w:val="00E90795"/>
    <w:rsid w:val="00E908AB"/>
    <w:rsid w:val="00E91384"/>
    <w:rsid w:val="00E91771"/>
    <w:rsid w:val="00E91F8B"/>
    <w:rsid w:val="00E92596"/>
    <w:rsid w:val="00E931DC"/>
    <w:rsid w:val="00E93270"/>
    <w:rsid w:val="00E9369B"/>
    <w:rsid w:val="00E93BA8"/>
    <w:rsid w:val="00E941B7"/>
    <w:rsid w:val="00E94669"/>
    <w:rsid w:val="00E9496F"/>
    <w:rsid w:val="00E95ED4"/>
    <w:rsid w:val="00E96047"/>
    <w:rsid w:val="00E966D1"/>
    <w:rsid w:val="00EA0272"/>
    <w:rsid w:val="00EA1FD6"/>
    <w:rsid w:val="00EA2D8C"/>
    <w:rsid w:val="00EA38A1"/>
    <w:rsid w:val="00EA4DED"/>
    <w:rsid w:val="00EA5306"/>
    <w:rsid w:val="00EA7065"/>
    <w:rsid w:val="00EB01F4"/>
    <w:rsid w:val="00EB0319"/>
    <w:rsid w:val="00EB0ACD"/>
    <w:rsid w:val="00EB0B53"/>
    <w:rsid w:val="00EB0C64"/>
    <w:rsid w:val="00EB1A4C"/>
    <w:rsid w:val="00EB21F5"/>
    <w:rsid w:val="00EB41C5"/>
    <w:rsid w:val="00EB5715"/>
    <w:rsid w:val="00EC04EB"/>
    <w:rsid w:val="00EC138D"/>
    <w:rsid w:val="00EC1B04"/>
    <w:rsid w:val="00EC1CAE"/>
    <w:rsid w:val="00EC252D"/>
    <w:rsid w:val="00EC3018"/>
    <w:rsid w:val="00EC3FBD"/>
    <w:rsid w:val="00EC58F1"/>
    <w:rsid w:val="00EC6293"/>
    <w:rsid w:val="00ED1C9D"/>
    <w:rsid w:val="00ED220F"/>
    <w:rsid w:val="00ED2965"/>
    <w:rsid w:val="00ED399A"/>
    <w:rsid w:val="00ED4E23"/>
    <w:rsid w:val="00ED5FCD"/>
    <w:rsid w:val="00ED6F6B"/>
    <w:rsid w:val="00ED6F89"/>
    <w:rsid w:val="00ED7105"/>
    <w:rsid w:val="00ED7321"/>
    <w:rsid w:val="00EE0721"/>
    <w:rsid w:val="00EE09D3"/>
    <w:rsid w:val="00EE2E83"/>
    <w:rsid w:val="00EE65A6"/>
    <w:rsid w:val="00EE689D"/>
    <w:rsid w:val="00EE6CC4"/>
    <w:rsid w:val="00EE7797"/>
    <w:rsid w:val="00EE77C0"/>
    <w:rsid w:val="00EF0BB6"/>
    <w:rsid w:val="00EF2A6D"/>
    <w:rsid w:val="00EF2C8D"/>
    <w:rsid w:val="00EF578F"/>
    <w:rsid w:val="00EF6A3F"/>
    <w:rsid w:val="00EF7A36"/>
    <w:rsid w:val="00EF7DA3"/>
    <w:rsid w:val="00F003AD"/>
    <w:rsid w:val="00F00845"/>
    <w:rsid w:val="00F00CC7"/>
    <w:rsid w:val="00F01413"/>
    <w:rsid w:val="00F014BA"/>
    <w:rsid w:val="00F02AAC"/>
    <w:rsid w:val="00F03882"/>
    <w:rsid w:val="00F03EFF"/>
    <w:rsid w:val="00F0448A"/>
    <w:rsid w:val="00F044D8"/>
    <w:rsid w:val="00F04E3D"/>
    <w:rsid w:val="00F04F8F"/>
    <w:rsid w:val="00F05BE5"/>
    <w:rsid w:val="00F067B8"/>
    <w:rsid w:val="00F06ECF"/>
    <w:rsid w:val="00F06F09"/>
    <w:rsid w:val="00F072AA"/>
    <w:rsid w:val="00F0793D"/>
    <w:rsid w:val="00F07D1D"/>
    <w:rsid w:val="00F10A3B"/>
    <w:rsid w:val="00F10B39"/>
    <w:rsid w:val="00F113F6"/>
    <w:rsid w:val="00F11804"/>
    <w:rsid w:val="00F1294C"/>
    <w:rsid w:val="00F12FF0"/>
    <w:rsid w:val="00F132D2"/>
    <w:rsid w:val="00F13A88"/>
    <w:rsid w:val="00F144D1"/>
    <w:rsid w:val="00F14A28"/>
    <w:rsid w:val="00F15415"/>
    <w:rsid w:val="00F20768"/>
    <w:rsid w:val="00F2163D"/>
    <w:rsid w:val="00F22222"/>
    <w:rsid w:val="00F23134"/>
    <w:rsid w:val="00F23441"/>
    <w:rsid w:val="00F235BD"/>
    <w:rsid w:val="00F23F3F"/>
    <w:rsid w:val="00F24CE8"/>
    <w:rsid w:val="00F25318"/>
    <w:rsid w:val="00F2605B"/>
    <w:rsid w:val="00F266CF"/>
    <w:rsid w:val="00F26F90"/>
    <w:rsid w:val="00F27416"/>
    <w:rsid w:val="00F27AE7"/>
    <w:rsid w:val="00F27AFB"/>
    <w:rsid w:val="00F312C7"/>
    <w:rsid w:val="00F315BE"/>
    <w:rsid w:val="00F324D2"/>
    <w:rsid w:val="00F3323D"/>
    <w:rsid w:val="00F33685"/>
    <w:rsid w:val="00F3391B"/>
    <w:rsid w:val="00F33F90"/>
    <w:rsid w:val="00F344CD"/>
    <w:rsid w:val="00F346BE"/>
    <w:rsid w:val="00F35344"/>
    <w:rsid w:val="00F3539B"/>
    <w:rsid w:val="00F35624"/>
    <w:rsid w:val="00F358DD"/>
    <w:rsid w:val="00F3601C"/>
    <w:rsid w:val="00F36132"/>
    <w:rsid w:val="00F367D2"/>
    <w:rsid w:val="00F36A41"/>
    <w:rsid w:val="00F40865"/>
    <w:rsid w:val="00F40A53"/>
    <w:rsid w:val="00F41727"/>
    <w:rsid w:val="00F420D1"/>
    <w:rsid w:val="00F420E1"/>
    <w:rsid w:val="00F42C2B"/>
    <w:rsid w:val="00F42D71"/>
    <w:rsid w:val="00F44063"/>
    <w:rsid w:val="00F444CD"/>
    <w:rsid w:val="00F446C5"/>
    <w:rsid w:val="00F44D9C"/>
    <w:rsid w:val="00F453CD"/>
    <w:rsid w:val="00F46245"/>
    <w:rsid w:val="00F465AE"/>
    <w:rsid w:val="00F46EC4"/>
    <w:rsid w:val="00F47099"/>
    <w:rsid w:val="00F4710F"/>
    <w:rsid w:val="00F472DB"/>
    <w:rsid w:val="00F47AE0"/>
    <w:rsid w:val="00F50969"/>
    <w:rsid w:val="00F50DBF"/>
    <w:rsid w:val="00F524A3"/>
    <w:rsid w:val="00F524FA"/>
    <w:rsid w:val="00F5533B"/>
    <w:rsid w:val="00F55427"/>
    <w:rsid w:val="00F5570A"/>
    <w:rsid w:val="00F55EF3"/>
    <w:rsid w:val="00F56E78"/>
    <w:rsid w:val="00F57603"/>
    <w:rsid w:val="00F57A75"/>
    <w:rsid w:val="00F57B4B"/>
    <w:rsid w:val="00F60420"/>
    <w:rsid w:val="00F60494"/>
    <w:rsid w:val="00F60F3E"/>
    <w:rsid w:val="00F61B3B"/>
    <w:rsid w:val="00F61D35"/>
    <w:rsid w:val="00F61E23"/>
    <w:rsid w:val="00F620E6"/>
    <w:rsid w:val="00F63385"/>
    <w:rsid w:val="00F63A45"/>
    <w:rsid w:val="00F64800"/>
    <w:rsid w:val="00F64CC4"/>
    <w:rsid w:val="00F65E27"/>
    <w:rsid w:val="00F66E6E"/>
    <w:rsid w:val="00F67194"/>
    <w:rsid w:val="00F70071"/>
    <w:rsid w:val="00F70226"/>
    <w:rsid w:val="00F7025E"/>
    <w:rsid w:val="00F71177"/>
    <w:rsid w:val="00F711E2"/>
    <w:rsid w:val="00F7221D"/>
    <w:rsid w:val="00F741E5"/>
    <w:rsid w:val="00F743E5"/>
    <w:rsid w:val="00F75683"/>
    <w:rsid w:val="00F7592A"/>
    <w:rsid w:val="00F75A83"/>
    <w:rsid w:val="00F77A87"/>
    <w:rsid w:val="00F77C18"/>
    <w:rsid w:val="00F77CC2"/>
    <w:rsid w:val="00F80171"/>
    <w:rsid w:val="00F816C5"/>
    <w:rsid w:val="00F824C5"/>
    <w:rsid w:val="00F827E5"/>
    <w:rsid w:val="00F837CB"/>
    <w:rsid w:val="00F842FC"/>
    <w:rsid w:val="00F843A8"/>
    <w:rsid w:val="00F84FBE"/>
    <w:rsid w:val="00F8511A"/>
    <w:rsid w:val="00F85C2E"/>
    <w:rsid w:val="00F877CE"/>
    <w:rsid w:val="00F879EC"/>
    <w:rsid w:val="00F87C90"/>
    <w:rsid w:val="00F911D2"/>
    <w:rsid w:val="00F91BD7"/>
    <w:rsid w:val="00F922A8"/>
    <w:rsid w:val="00F9301C"/>
    <w:rsid w:val="00F936AB"/>
    <w:rsid w:val="00F93D36"/>
    <w:rsid w:val="00F93F04"/>
    <w:rsid w:val="00F94E95"/>
    <w:rsid w:val="00F956D1"/>
    <w:rsid w:val="00F962AE"/>
    <w:rsid w:val="00F978FD"/>
    <w:rsid w:val="00F97CCE"/>
    <w:rsid w:val="00F97EAD"/>
    <w:rsid w:val="00FA08FB"/>
    <w:rsid w:val="00FA0A90"/>
    <w:rsid w:val="00FA197E"/>
    <w:rsid w:val="00FA21CB"/>
    <w:rsid w:val="00FA2502"/>
    <w:rsid w:val="00FA5BE7"/>
    <w:rsid w:val="00FA5F8A"/>
    <w:rsid w:val="00FA6EE7"/>
    <w:rsid w:val="00FA731A"/>
    <w:rsid w:val="00FB04A6"/>
    <w:rsid w:val="00FB065C"/>
    <w:rsid w:val="00FB0F78"/>
    <w:rsid w:val="00FB11F8"/>
    <w:rsid w:val="00FB1DA0"/>
    <w:rsid w:val="00FB3B0D"/>
    <w:rsid w:val="00FB401F"/>
    <w:rsid w:val="00FB42DD"/>
    <w:rsid w:val="00FB49CC"/>
    <w:rsid w:val="00FB4AE9"/>
    <w:rsid w:val="00FB4E00"/>
    <w:rsid w:val="00FB5586"/>
    <w:rsid w:val="00FB5BF2"/>
    <w:rsid w:val="00FB6639"/>
    <w:rsid w:val="00FB7B14"/>
    <w:rsid w:val="00FC03FF"/>
    <w:rsid w:val="00FC0FE5"/>
    <w:rsid w:val="00FC14C1"/>
    <w:rsid w:val="00FC208C"/>
    <w:rsid w:val="00FC2395"/>
    <w:rsid w:val="00FC26EF"/>
    <w:rsid w:val="00FC28AE"/>
    <w:rsid w:val="00FC2CC0"/>
    <w:rsid w:val="00FC3207"/>
    <w:rsid w:val="00FC324C"/>
    <w:rsid w:val="00FC3C54"/>
    <w:rsid w:val="00FC5AB4"/>
    <w:rsid w:val="00FC61BE"/>
    <w:rsid w:val="00FC6A30"/>
    <w:rsid w:val="00FC6C30"/>
    <w:rsid w:val="00FC6FF0"/>
    <w:rsid w:val="00FD029D"/>
    <w:rsid w:val="00FD13AC"/>
    <w:rsid w:val="00FD1433"/>
    <w:rsid w:val="00FD1968"/>
    <w:rsid w:val="00FD229E"/>
    <w:rsid w:val="00FD2815"/>
    <w:rsid w:val="00FD2FA3"/>
    <w:rsid w:val="00FD2FCA"/>
    <w:rsid w:val="00FD3520"/>
    <w:rsid w:val="00FD3898"/>
    <w:rsid w:val="00FD3931"/>
    <w:rsid w:val="00FD46CE"/>
    <w:rsid w:val="00FD48DE"/>
    <w:rsid w:val="00FD50E2"/>
    <w:rsid w:val="00FD6686"/>
    <w:rsid w:val="00FD6937"/>
    <w:rsid w:val="00FD7D0A"/>
    <w:rsid w:val="00FE087A"/>
    <w:rsid w:val="00FE11C0"/>
    <w:rsid w:val="00FE1BBE"/>
    <w:rsid w:val="00FE1C86"/>
    <w:rsid w:val="00FE1EBB"/>
    <w:rsid w:val="00FE23E5"/>
    <w:rsid w:val="00FE2E0C"/>
    <w:rsid w:val="00FE2FF9"/>
    <w:rsid w:val="00FE303A"/>
    <w:rsid w:val="00FE31B7"/>
    <w:rsid w:val="00FE48E0"/>
    <w:rsid w:val="00FE51C3"/>
    <w:rsid w:val="00FE62BE"/>
    <w:rsid w:val="00FE71C5"/>
    <w:rsid w:val="00FF109F"/>
    <w:rsid w:val="00FF15E4"/>
    <w:rsid w:val="00FF215F"/>
    <w:rsid w:val="00FF2E5D"/>
    <w:rsid w:val="00FF3951"/>
    <w:rsid w:val="00FF4114"/>
    <w:rsid w:val="00FF51D6"/>
    <w:rsid w:val="00FF6E75"/>
    <w:rsid w:val="00FF7B5A"/>
    <w:rsid w:val="00FF7C6A"/>
    <w:rsid w:val="0A5C7ECE"/>
    <w:rsid w:val="0A5D7B78"/>
    <w:rsid w:val="0AD16791"/>
    <w:rsid w:val="0B326D3D"/>
    <w:rsid w:val="0D5B313F"/>
    <w:rsid w:val="10151C59"/>
    <w:rsid w:val="1389622C"/>
    <w:rsid w:val="1E271525"/>
    <w:rsid w:val="20B25829"/>
    <w:rsid w:val="21BE3363"/>
    <w:rsid w:val="239A7D04"/>
    <w:rsid w:val="23B65B1D"/>
    <w:rsid w:val="28B5121F"/>
    <w:rsid w:val="2DC2086E"/>
    <w:rsid w:val="2F474040"/>
    <w:rsid w:val="302200F3"/>
    <w:rsid w:val="30A93388"/>
    <w:rsid w:val="34345506"/>
    <w:rsid w:val="345F61C1"/>
    <w:rsid w:val="34E9126F"/>
    <w:rsid w:val="357E7BCD"/>
    <w:rsid w:val="431F6B96"/>
    <w:rsid w:val="465231D5"/>
    <w:rsid w:val="48815FED"/>
    <w:rsid w:val="52161BFD"/>
    <w:rsid w:val="53752AB4"/>
    <w:rsid w:val="549F7F5E"/>
    <w:rsid w:val="567242D8"/>
    <w:rsid w:val="5BC6192E"/>
    <w:rsid w:val="5C9A6CD5"/>
    <w:rsid w:val="5D3C59AF"/>
    <w:rsid w:val="5EC07D74"/>
    <w:rsid w:val="632A1890"/>
    <w:rsid w:val="673E02AB"/>
    <w:rsid w:val="70122D1F"/>
    <w:rsid w:val="706A61F0"/>
    <w:rsid w:val="707C2E60"/>
    <w:rsid w:val="737F3280"/>
    <w:rsid w:val="76BB0EF3"/>
    <w:rsid w:val="788C1F03"/>
    <w:rsid w:val="792557EB"/>
    <w:rsid w:val="794D139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nhideWhenUsed="0" w:qFormat="1"/>
    <w:lsdException w:name="heading 4" w:semiHidden="0" w:uiPriority="0" w:unhideWhenUsed="0" w:qFormat="1"/>
    <w:lsdException w:name="heading 5" w:semiHidden="0" w:uiPriority="0"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annotation text" w:semiHidden="0" w:uiPriority="0" w:unhideWhenUsed="0" w:qFormat="1"/>
    <w:lsdException w:name="header" w:semiHidden="0" w:qFormat="1"/>
    <w:lsdException w:name="footer" w:semiHidden="0" w:qFormat="1"/>
    <w:lsdException w:name="caption" w:uiPriority="35" w:qFormat="1"/>
    <w:lsdException w:name="annotation reference" w:semiHidden="0" w:uiPriority="0" w:unhideWhenUsed="0" w:qFormat="1"/>
    <w:lsdException w:name="Title" w:semiHidden="0" w:uiPriority="10" w:unhideWhenUsed="0" w:qFormat="1"/>
    <w:lsdException w:name="Default Paragraph Font" w:semiHidden="0" w:uiPriority="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semiHidden="0" w:qFormat="1"/>
    <w:lsdException w:name="Normal Table" w:semiHidden="0" w:qFormat="1"/>
    <w:lsdException w:name="Balloon Text" w:semiHidden="0" w:uiPriority="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1B7F"/>
    <w:pPr>
      <w:widowControl w:val="0"/>
      <w:jc w:val="both"/>
    </w:pPr>
    <w:rPr>
      <w:kern w:val="2"/>
      <w:sz w:val="21"/>
      <w:szCs w:val="22"/>
    </w:rPr>
  </w:style>
  <w:style w:type="paragraph" w:styleId="1">
    <w:name w:val="heading 1"/>
    <w:basedOn w:val="a"/>
    <w:next w:val="a"/>
    <w:link w:val="1Char"/>
    <w:uiPriority w:val="9"/>
    <w:qFormat/>
    <w:rsid w:val="00471B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1B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471B7F"/>
    <w:pPr>
      <w:keepNext/>
      <w:keepLines/>
      <w:spacing w:before="260" w:after="260" w:line="416" w:lineRule="auto"/>
      <w:ind w:left="454" w:hanging="454"/>
      <w:outlineLvl w:val="2"/>
    </w:pPr>
    <w:rPr>
      <w:rFonts w:ascii="Calibri" w:eastAsia="宋体" w:hAnsi="Calibri" w:cs="Times New Roman"/>
      <w:b/>
      <w:bCs/>
      <w:sz w:val="32"/>
      <w:szCs w:val="32"/>
    </w:rPr>
  </w:style>
  <w:style w:type="paragraph" w:styleId="4">
    <w:name w:val="heading 4"/>
    <w:basedOn w:val="a"/>
    <w:next w:val="a"/>
    <w:link w:val="4Char"/>
    <w:qFormat/>
    <w:rsid w:val="00471B7F"/>
    <w:pPr>
      <w:keepNext/>
      <w:keepLines/>
      <w:spacing w:before="280" w:after="290" w:line="376" w:lineRule="auto"/>
      <w:ind w:left="454" w:hanging="454"/>
      <w:outlineLvl w:val="3"/>
    </w:pPr>
    <w:rPr>
      <w:rFonts w:ascii="Cambria" w:eastAsia="宋体" w:hAnsi="Cambria" w:cs="Times New Roman"/>
      <w:b/>
      <w:bCs/>
      <w:sz w:val="28"/>
      <w:szCs w:val="28"/>
    </w:rPr>
  </w:style>
  <w:style w:type="paragraph" w:styleId="5">
    <w:name w:val="heading 5"/>
    <w:basedOn w:val="a"/>
    <w:next w:val="a"/>
    <w:link w:val="5Char"/>
    <w:unhideWhenUsed/>
    <w:qFormat/>
    <w:rsid w:val="00471B7F"/>
    <w:pPr>
      <w:keepNext/>
      <w:keepLines/>
      <w:spacing w:before="280" w:after="290" w:line="376" w:lineRule="auto"/>
      <w:ind w:left="454" w:hanging="454"/>
      <w:outlineLvl w:val="4"/>
    </w:pPr>
    <w:rPr>
      <w:rFonts w:ascii="Calibri" w:eastAsia="宋体"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rsid w:val="00471B7F"/>
    <w:pPr>
      <w:ind w:firstLine="420"/>
    </w:pPr>
    <w:rPr>
      <w:rFonts w:ascii="Times New Roman" w:eastAsia="宋体" w:hAnsi="Times New Roman" w:cs="Times New Roman"/>
      <w:szCs w:val="20"/>
    </w:rPr>
  </w:style>
  <w:style w:type="paragraph" w:styleId="a4">
    <w:name w:val="Document Map"/>
    <w:basedOn w:val="a"/>
    <w:link w:val="Char"/>
    <w:uiPriority w:val="99"/>
    <w:unhideWhenUsed/>
    <w:qFormat/>
    <w:rsid w:val="00471B7F"/>
    <w:rPr>
      <w:rFonts w:ascii="宋体" w:eastAsia="宋体"/>
      <w:sz w:val="18"/>
      <w:szCs w:val="18"/>
    </w:rPr>
  </w:style>
  <w:style w:type="paragraph" w:styleId="a5">
    <w:name w:val="annotation text"/>
    <w:basedOn w:val="a"/>
    <w:link w:val="Char0"/>
    <w:qFormat/>
    <w:rsid w:val="00471B7F"/>
    <w:pPr>
      <w:spacing w:line="360" w:lineRule="auto"/>
      <w:ind w:left="454" w:hanging="454"/>
      <w:jc w:val="left"/>
    </w:pPr>
    <w:rPr>
      <w:rFonts w:ascii="Calibri" w:eastAsia="宋体" w:hAnsi="Calibri" w:cs="Times New Roman"/>
      <w:sz w:val="24"/>
    </w:rPr>
  </w:style>
  <w:style w:type="paragraph" w:styleId="30">
    <w:name w:val="toc 3"/>
    <w:basedOn w:val="a"/>
    <w:next w:val="a"/>
    <w:uiPriority w:val="39"/>
    <w:unhideWhenUsed/>
    <w:qFormat/>
    <w:rsid w:val="00471B7F"/>
    <w:pPr>
      <w:ind w:leftChars="400" w:left="840"/>
    </w:pPr>
  </w:style>
  <w:style w:type="paragraph" w:styleId="a6">
    <w:name w:val="Date"/>
    <w:basedOn w:val="a"/>
    <w:next w:val="a"/>
    <w:link w:val="Char1"/>
    <w:uiPriority w:val="99"/>
    <w:unhideWhenUsed/>
    <w:qFormat/>
    <w:rsid w:val="00471B7F"/>
    <w:pPr>
      <w:ind w:leftChars="2500" w:left="100"/>
    </w:pPr>
  </w:style>
  <w:style w:type="paragraph" w:styleId="a7">
    <w:name w:val="Balloon Text"/>
    <w:basedOn w:val="a"/>
    <w:link w:val="Char2"/>
    <w:unhideWhenUsed/>
    <w:qFormat/>
    <w:rsid w:val="00471B7F"/>
    <w:rPr>
      <w:sz w:val="18"/>
      <w:szCs w:val="18"/>
    </w:rPr>
  </w:style>
  <w:style w:type="paragraph" w:styleId="a8">
    <w:name w:val="footer"/>
    <w:basedOn w:val="a"/>
    <w:link w:val="Char3"/>
    <w:uiPriority w:val="99"/>
    <w:unhideWhenUsed/>
    <w:qFormat/>
    <w:rsid w:val="00471B7F"/>
    <w:pPr>
      <w:tabs>
        <w:tab w:val="center" w:pos="4153"/>
        <w:tab w:val="right" w:pos="8306"/>
      </w:tabs>
      <w:snapToGrid w:val="0"/>
      <w:jc w:val="left"/>
    </w:pPr>
    <w:rPr>
      <w:sz w:val="18"/>
      <w:szCs w:val="18"/>
    </w:rPr>
  </w:style>
  <w:style w:type="paragraph" w:styleId="a9">
    <w:name w:val="header"/>
    <w:basedOn w:val="a"/>
    <w:link w:val="Char4"/>
    <w:uiPriority w:val="99"/>
    <w:unhideWhenUsed/>
    <w:qFormat/>
    <w:rsid w:val="00471B7F"/>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471B7F"/>
    <w:pPr>
      <w:tabs>
        <w:tab w:val="left" w:pos="420"/>
        <w:tab w:val="right" w:leader="dot" w:pos="8296"/>
      </w:tabs>
    </w:pPr>
  </w:style>
  <w:style w:type="paragraph" w:styleId="20">
    <w:name w:val="toc 2"/>
    <w:basedOn w:val="a"/>
    <w:next w:val="a"/>
    <w:uiPriority w:val="39"/>
    <w:unhideWhenUsed/>
    <w:qFormat/>
    <w:rsid w:val="00471B7F"/>
    <w:pPr>
      <w:ind w:leftChars="200" w:left="420"/>
    </w:pPr>
  </w:style>
  <w:style w:type="character" w:styleId="aa">
    <w:name w:val="Hyperlink"/>
    <w:basedOn w:val="a0"/>
    <w:uiPriority w:val="99"/>
    <w:unhideWhenUsed/>
    <w:qFormat/>
    <w:rsid w:val="00471B7F"/>
    <w:rPr>
      <w:color w:val="0000FF" w:themeColor="hyperlink"/>
      <w:u w:val="single"/>
    </w:rPr>
  </w:style>
  <w:style w:type="character" w:styleId="ab">
    <w:name w:val="annotation reference"/>
    <w:qFormat/>
    <w:rsid w:val="00471B7F"/>
    <w:rPr>
      <w:sz w:val="21"/>
      <w:szCs w:val="21"/>
    </w:rPr>
  </w:style>
  <w:style w:type="table" w:styleId="ac">
    <w:name w:val="Table Grid"/>
    <w:basedOn w:val="a1"/>
    <w:uiPriority w:val="59"/>
    <w:qFormat/>
    <w:rsid w:val="00471B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9"/>
    <w:uiPriority w:val="99"/>
    <w:qFormat/>
    <w:rsid w:val="00471B7F"/>
    <w:rPr>
      <w:sz w:val="18"/>
      <w:szCs w:val="18"/>
    </w:rPr>
  </w:style>
  <w:style w:type="character" w:customStyle="1" w:styleId="Char3">
    <w:name w:val="页脚 Char"/>
    <w:basedOn w:val="a0"/>
    <w:link w:val="a8"/>
    <w:uiPriority w:val="99"/>
    <w:qFormat/>
    <w:rsid w:val="00471B7F"/>
    <w:rPr>
      <w:sz w:val="18"/>
      <w:szCs w:val="18"/>
    </w:rPr>
  </w:style>
  <w:style w:type="character" w:customStyle="1" w:styleId="Char2">
    <w:name w:val="批注框文本 Char"/>
    <w:basedOn w:val="a0"/>
    <w:link w:val="a7"/>
    <w:qFormat/>
    <w:rsid w:val="00471B7F"/>
    <w:rPr>
      <w:sz w:val="18"/>
      <w:szCs w:val="18"/>
    </w:rPr>
  </w:style>
  <w:style w:type="character" w:customStyle="1" w:styleId="1Char">
    <w:name w:val="标题 1 Char"/>
    <w:basedOn w:val="a0"/>
    <w:link w:val="1"/>
    <w:uiPriority w:val="9"/>
    <w:qFormat/>
    <w:rsid w:val="00471B7F"/>
    <w:rPr>
      <w:b/>
      <w:bCs/>
      <w:kern w:val="44"/>
      <w:sz w:val="44"/>
      <w:szCs w:val="44"/>
    </w:rPr>
  </w:style>
  <w:style w:type="paragraph" w:customStyle="1" w:styleId="TOC1">
    <w:name w:val="TOC 标题1"/>
    <w:basedOn w:val="1"/>
    <w:next w:val="a"/>
    <w:uiPriority w:val="39"/>
    <w:unhideWhenUsed/>
    <w:qFormat/>
    <w:rsid w:val="00471B7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qFormat/>
    <w:rsid w:val="00471B7F"/>
    <w:rPr>
      <w:rFonts w:asciiTheme="majorHAnsi" w:eastAsiaTheme="majorEastAsia" w:hAnsiTheme="majorHAnsi" w:cstheme="majorBidi"/>
      <w:b/>
      <w:bCs/>
      <w:sz w:val="32"/>
      <w:szCs w:val="32"/>
    </w:rPr>
  </w:style>
  <w:style w:type="character" w:customStyle="1" w:styleId="3Char">
    <w:name w:val="标题 3 Char"/>
    <w:basedOn w:val="a0"/>
    <w:link w:val="3"/>
    <w:uiPriority w:val="99"/>
    <w:qFormat/>
    <w:rsid w:val="00471B7F"/>
    <w:rPr>
      <w:rFonts w:ascii="Calibri" w:eastAsia="宋体" w:hAnsi="Calibri" w:cs="Times New Roman"/>
      <w:b/>
      <w:bCs/>
      <w:sz w:val="32"/>
      <w:szCs w:val="32"/>
    </w:rPr>
  </w:style>
  <w:style w:type="character" w:customStyle="1" w:styleId="4Char">
    <w:name w:val="标题 4 Char"/>
    <w:basedOn w:val="a0"/>
    <w:link w:val="4"/>
    <w:qFormat/>
    <w:rsid w:val="00471B7F"/>
    <w:rPr>
      <w:rFonts w:ascii="Cambria" w:eastAsia="宋体" w:hAnsi="Cambria" w:cs="Times New Roman"/>
      <w:b/>
      <w:bCs/>
      <w:sz w:val="28"/>
      <w:szCs w:val="28"/>
    </w:rPr>
  </w:style>
  <w:style w:type="character" w:customStyle="1" w:styleId="5Char">
    <w:name w:val="标题 5 Char"/>
    <w:basedOn w:val="a0"/>
    <w:link w:val="5"/>
    <w:qFormat/>
    <w:rsid w:val="00471B7F"/>
    <w:rPr>
      <w:rFonts w:ascii="Calibri" w:eastAsia="宋体" w:hAnsi="Calibri" w:cs="Times New Roman"/>
      <w:b/>
      <w:bCs/>
      <w:sz w:val="28"/>
      <w:szCs w:val="28"/>
    </w:rPr>
  </w:style>
  <w:style w:type="paragraph" w:customStyle="1" w:styleId="ad">
    <w:name w:val="段"/>
    <w:basedOn w:val="a"/>
    <w:link w:val="Char5"/>
    <w:qFormat/>
    <w:rsid w:val="00471B7F"/>
    <w:pPr>
      <w:spacing w:line="360" w:lineRule="auto"/>
      <w:ind w:firstLineChars="200" w:firstLine="200"/>
    </w:pPr>
    <w:rPr>
      <w:rFonts w:ascii="Calibri" w:eastAsia="宋体" w:hAnsi="Calibri" w:cs="Times New Roman"/>
      <w:sz w:val="24"/>
    </w:rPr>
  </w:style>
  <w:style w:type="paragraph" w:customStyle="1" w:styleId="B">
    <w:name w:val="B表格正文"/>
    <w:next w:val="B0"/>
    <w:qFormat/>
    <w:rsid w:val="00471B7F"/>
    <w:rPr>
      <w:rFonts w:eastAsia="黑体"/>
      <w:kern w:val="2"/>
      <w:sz w:val="21"/>
      <w:szCs w:val="21"/>
    </w:rPr>
  </w:style>
  <w:style w:type="paragraph" w:customStyle="1" w:styleId="B0">
    <w:name w:val="B表头样式"/>
    <w:next w:val="a"/>
    <w:qFormat/>
    <w:rsid w:val="00471B7F"/>
    <w:pPr>
      <w:jc w:val="center"/>
    </w:pPr>
    <w:rPr>
      <w:rFonts w:eastAsia="黑体"/>
      <w:b/>
      <w:kern w:val="2"/>
      <w:sz w:val="21"/>
      <w:szCs w:val="21"/>
    </w:rPr>
  </w:style>
  <w:style w:type="paragraph" w:customStyle="1" w:styleId="11">
    <w:name w:val="列出段落1"/>
    <w:basedOn w:val="a"/>
    <w:uiPriority w:val="34"/>
    <w:qFormat/>
    <w:rsid w:val="00471B7F"/>
    <w:pPr>
      <w:ind w:firstLineChars="200" w:firstLine="420"/>
    </w:pPr>
  </w:style>
  <w:style w:type="character" w:customStyle="1" w:styleId="Char">
    <w:name w:val="文档结构图 Char"/>
    <w:basedOn w:val="a0"/>
    <w:link w:val="a4"/>
    <w:uiPriority w:val="99"/>
    <w:semiHidden/>
    <w:qFormat/>
    <w:rsid w:val="00471B7F"/>
    <w:rPr>
      <w:rFonts w:ascii="宋体" w:eastAsia="宋体"/>
      <w:sz w:val="18"/>
      <w:szCs w:val="18"/>
    </w:rPr>
  </w:style>
  <w:style w:type="paragraph" w:customStyle="1" w:styleId="215">
    <w:name w:val="正文缩进2字1.5行"/>
    <w:basedOn w:val="a"/>
    <w:uiPriority w:val="99"/>
    <w:qFormat/>
    <w:rsid w:val="00471B7F"/>
    <w:pPr>
      <w:snapToGrid w:val="0"/>
      <w:spacing w:afterLines="50" w:line="360" w:lineRule="auto"/>
      <w:ind w:firstLineChars="200" w:firstLine="200"/>
    </w:pPr>
    <w:rPr>
      <w:rFonts w:ascii="Arial" w:eastAsia="宋体" w:hAnsi="Arial" w:cs="Times New Roman"/>
      <w:sz w:val="24"/>
      <w:szCs w:val="24"/>
    </w:rPr>
  </w:style>
  <w:style w:type="character" w:customStyle="1" w:styleId="Char0">
    <w:name w:val="批注文字 Char"/>
    <w:basedOn w:val="a0"/>
    <w:link w:val="a5"/>
    <w:qFormat/>
    <w:rsid w:val="00471B7F"/>
    <w:rPr>
      <w:rFonts w:ascii="Calibri" w:eastAsia="宋体" w:hAnsi="Calibri" w:cs="Times New Roman"/>
      <w:sz w:val="24"/>
    </w:rPr>
  </w:style>
  <w:style w:type="paragraph" w:customStyle="1" w:styleId="ae">
    <w:name w:val="表格标题"/>
    <w:basedOn w:val="a"/>
    <w:uiPriority w:val="99"/>
    <w:qFormat/>
    <w:rsid w:val="00471B7F"/>
    <w:pPr>
      <w:jc w:val="center"/>
    </w:pPr>
    <w:rPr>
      <w:rFonts w:ascii="宋体" w:eastAsia="宋体" w:hAnsi="Calibri" w:cs="Times New Roman"/>
      <w:b/>
      <w:szCs w:val="21"/>
    </w:rPr>
  </w:style>
  <w:style w:type="paragraph" w:customStyle="1" w:styleId="af">
    <w:name w:val="表格正文 居中"/>
    <w:basedOn w:val="a"/>
    <w:uiPriority w:val="4"/>
    <w:qFormat/>
    <w:rsid w:val="00471B7F"/>
    <w:pPr>
      <w:jc w:val="center"/>
    </w:pPr>
    <w:rPr>
      <w:rFonts w:ascii="宋体" w:eastAsia="宋体" w:hAnsi="Calibri" w:cs="Times New Roman"/>
      <w:szCs w:val="21"/>
    </w:rPr>
  </w:style>
  <w:style w:type="paragraph" w:customStyle="1" w:styleId="af0">
    <w:name w:val="表格正文 居左"/>
    <w:basedOn w:val="a"/>
    <w:uiPriority w:val="4"/>
    <w:qFormat/>
    <w:rsid w:val="00471B7F"/>
    <w:pPr>
      <w:jc w:val="left"/>
    </w:pPr>
    <w:rPr>
      <w:rFonts w:ascii="宋体" w:eastAsia="宋体" w:hAnsi="Calibri" w:cs="Times New Roman"/>
      <w:szCs w:val="21"/>
    </w:rPr>
  </w:style>
  <w:style w:type="character" w:customStyle="1" w:styleId="Char1">
    <w:name w:val="日期 Char"/>
    <w:basedOn w:val="a0"/>
    <w:link w:val="a6"/>
    <w:uiPriority w:val="99"/>
    <w:semiHidden/>
    <w:qFormat/>
    <w:rsid w:val="00471B7F"/>
  </w:style>
  <w:style w:type="character" w:customStyle="1" w:styleId="Char5">
    <w:name w:val="段 Char"/>
    <w:link w:val="ad"/>
    <w:qFormat/>
    <w:rsid w:val="00471B7F"/>
    <w:rPr>
      <w:rFonts w:ascii="Calibri" w:eastAsia="宋体" w:hAnsi="Calibri" w:cs="Times New Roman"/>
      <w:sz w:val="24"/>
    </w:rPr>
  </w:style>
  <w:style w:type="paragraph" w:customStyle="1" w:styleId="af1">
    <w:name w:val="表格文本居左"/>
    <w:basedOn w:val="a"/>
    <w:link w:val="Char6"/>
    <w:qFormat/>
    <w:rsid w:val="00471B7F"/>
    <w:pPr>
      <w:spacing w:before="60" w:after="60"/>
      <w:jc w:val="left"/>
    </w:pPr>
    <w:rPr>
      <w:rFonts w:ascii="Times New Roman" w:eastAsia="宋体" w:hAnsi="Times New Roman" w:cs="Times New Roman"/>
      <w:szCs w:val="24"/>
    </w:rPr>
  </w:style>
  <w:style w:type="character" w:customStyle="1" w:styleId="Char6">
    <w:name w:val="表格文本居左 Char"/>
    <w:link w:val="af1"/>
    <w:qFormat/>
    <w:rsid w:val="00471B7F"/>
    <w:rPr>
      <w:rFonts w:ascii="Times New Roman" w:eastAsia="宋体" w:hAnsi="Times New Roman" w:cs="Times New Roman"/>
      <w:szCs w:val="24"/>
    </w:rPr>
  </w:style>
  <w:style w:type="paragraph" w:customStyle="1" w:styleId="af2">
    <w:name w:val="表格文本居左 + 加粗"/>
    <w:basedOn w:val="a"/>
    <w:next w:val="a"/>
    <w:uiPriority w:val="99"/>
    <w:qFormat/>
    <w:rsid w:val="00471B7F"/>
    <w:pPr>
      <w:spacing w:before="60" w:after="60"/>
      <w:jc w:val="left"/>
    </w:pPr>
    <w:rPr>
      <w:rFonts w:ascii="Times New Roman" w:eastAsia="宋体" w:hAnsi="Times New Roman" w:cs="Times New Roman"/>
      <w:b/>
      <w:szCs w:val="24"/>
    </w:rPr>
  </w:style>
  <w:style w:type="paragraph" w:styleId="af3">
    <w:name w:val="List Paragraph"/>
    <w:basedOn w:val="a"/>
    <w:uiPriority w:val="99"/>
    <w:qFormat/>
    <w:rsid w:val="00471B7F"/>
    <w:pPr>
      <w:ind w:firstLineChars="200" w:firstLine="420"/>
    </w:pPr>
  </w:style>
  <w:style w:type="character" w:customStyle="1" w:styleId="Char7">
    <w:name w:val="方欣正文小四 Char"/>
    <w:link w:val="af4"/>
    <w:qFormat/>
    <w:rsid w:val="00471B7F"/>
    <w:rPr>
      <w:rFonts w:ascii="Times New Roman" w:eastAsia="宋体" w:hAnsi="Times New Roman" w:cs="Times New Roman"/>
      <w:color w:val="000000"/>
      <w:sz w:val="24"/>
    </w:rPr>
  </w:style>
  <w:style w:type="paragraph" w:customStyle="1" w:styleId="af4">
    <w:name w:val="方欣正文小四"/>
    <w:basedOn w:val="a"/>
    <w:link w:val="Char7"/>
    <w:qFormat/>
    <w:rsid w:val="00471B7F"/>
    <w:pPr>
      <w:spacing w:line="360" w:lineRule="auto"/>
    </w:pPr>
    <w:rPr>
      <w:rFonts w:ascii="Times New Roman" w:eastAsia="宋体" w:hAnsi="Times New Roman" w:cs="Times New Roman"/>
      <w:color w:val="000000"/>
      <w:kern w:val="0"/>
      <w:sz w:val="24"/>
      <w:szCs w:val="20"/>
    </w:rPr>
  </w:style>
  <w:style w:type="paragraph" w:customStyle="1" w:styleId="21">
    <w:name w:val="列出段落2"/>
    <w:basedOn w:val="a"/>
    <w:uiPriority w:val="99"/>
    <w:qFormat/>
    <w:rsid w:val="00471B7F"/>
    <w:pPr>
      <w:ind w:firstLineChars="200" w:firstLine="420"/>
    </w:pPr>
    <w:rPr>
      <w:rFonts w:ascii="Calibri" w:eastAsia="宋体" w:hAnsi="Calibri"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dzswj.sn-n-tax.gov.cn/xxmh/html/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zswj.sn-n-tax.gov.cn/xxmh/html/index.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dzswj.sn-n-tax.gov.cn/xxmh/html/index.html"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F971D1-C53B-4C4F-864B-AE785DCF3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501</Words>
  <Characters>2861</Characters>
  <Application>Microsoft Office Word</Application>
  <DocSecurity>0</DocSecurity>
  <Lines>23</Lines>
  <Paragraphs>6</Paragraphs>
  <ScaleCrop>false</ScaleCrop>
  <Company>Chinasoft International</Company>
  <LinksUpToDate>false</LinksUpToDate>
  <CharactersWithSpaces>3356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99</cp:revision>
  <dcterms:created xsi:type="dcterms:W3CDTF">2017-08-28T09:42:00Z</dcterms:created>
  <dcterms:modified xsi:type="dcterms:W3CDTF">2019-06-12T04:05:00Z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